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FBC0" w14:textId="48FE225E" w:rsidR="003C2DB1" w:rsidRDefault="00E03842" w:rsidP="003C2DB1">
      <w:pPr>
        <w:pStyle w:val="Title"/>
        <w:pBdr>
          <w:bottom w:val="single" w:sz="4" w:space="1" w:color="auto"/>
        </w:pBdr>
        <w:rPr>
          <w:b/>
          <w:bCs/>
          <w:shd w:val="clear" w:color="auto" w:fill="FFFFFF"/>
        </w:rPr>
      </w:pPr>
      <w:r>
        <w:rPr>
          <w:shd w:val="clear" w:color="auto" w:fill="FFFFFF"/>
        </w:rPr>
        <w:t xml:space="preserve">Supplementary Data File 1 – </w:t>
      </w:r>
      <w:r w:rsidR="00D45E2F">
        <w:rPr>
          <w:shd w:val="clear" w:color="auto" w:fill="FFFFFF"/>
        </w:rPr>
        <w:t>technical appendix</w:t>
      </w:r>
    </w:p>
    <w:p w14:paraId="42FDC11A" w14:textId="38E7D11E" w:rsidR="003C2DB1" w:rsidRDefault="000C3004" w:rsidP="003C2DB1">
      <w:r w:rsidRPr="00D51FBA">
        <w:rPr>
          <w:b/>
          <w:bCs/>
        </w:rPr>
        <w:t>Associated manuscri</w:t>
      </w:r>
      <w:r w:rsidR="00D51FBA" w:rsidRPr="00D51FBA">
        <w:rPr>
          <w:b/>
          <w:bCs/>
        </w:rPr>
        <w:t>p</w:t>
      </w:r>
      <w:r w:rsidRPr="00D51FBA">
        <w:rPr>
          <w:b/>
          <w:bCs/>
        </w:rPr>
        <w:t>t:</w:t>
      </w:r>
      <w:r>
        <w:t xml:space="preserve"> </w:t>
      </w:r>
      <w:r w:rsidR="00D51FBA">
        <w:rPr>
          <w:shd w:val="clear" w:color="auto" w:fill="FFFFFF"/>
        </w:rPr>
        <w:t>CHARIOT: Development and Internal Validation of a Cardiovascular Health Assessment and Risk-based Intervention Optimisation Tool</w:t>
      </w:r>
    </w:p>
    <w:p w14:paraId="1CCD9E09" w14:textId="2B9D20FF" w:rsidR="001E0E6A" w:rsidRDefault="001E0E6A">
      <w:pPr>
        <w:rPr>
          <w:b/>
          <w:bCs/>
          <w:u w:val="single"/>
        </w:rPr>
      </w:pPr>
      <w:r>
        <w:rPr>
          <w:b/>
          <w:bCs/>
          <w:u w:val="single"/>
        </w:rPr>
        <w:t>Table of Contents</w:t>
      </w:r>
    </w:p>
    <w:p w14:paraId="67231F8B" w14:textId="7985EB4F" w:rsidR="00FA756A" w:rsidRDefault="001E0E6A">
      <w:pPr>
        <w:pStyle w:val="TOC1"/>
        <w:tabs>
          <w:tab w:val="left" w:pos="440"/>
          <w:tab w:val="right" w:leader="dot" w:pos="9016"/>
        </w:tabs>
        <w:rPr>
          <w:rFonts w:eastAsiaTheme="minorEastAsia"/>
          <w:noProof/>
          <w:kern w:val="2"/>
          <w:sz w:val="24"/>
          <w:szCs w:val="24"/>
          <w:lang w:eastAsia="en-GB"/>
          <w14:ligatures w14:val="standardContextual"/>
        </w:rPr>
      </w:pPr>
      <w:r>
        <w:rPr>
          <w:b/>
          <w:bCs/>
          <w:u w:val="single"/>
        </w:rPr>
        <w:fldChar w:fldCharType="begin"/>
      </w:r>
      <w:r>
        <w:rPr>
          <w:b/>
          <w:bCs/>
          <w:u w:val="single"/>
        </w:rPr>
        <w:instrText xml:space="preserve"> TOC \o "1-2" \h \z \u </w:instrText>
      </w:r>
      <w:r>
        <w:rPr>
          <w:b/>
          <w:bCs/>
          <w:u w:val="single"/>
        </w:rPr>
        <w:fldChar w:fldCharType="separate"/>
      </w:r>
      <w:hyperlink w:anchor="_Toc205549754" w:history="1">
        <w:r w:rsidR="00FA756A" w:rsidRPr="00090C56">
          <w:rPr>
            <w:rStyle w:val="Hyperlink"/>
            <w:noProof/>
          </w:rPr>
          <w:t>1.</w:t>
        </w:r>
        <w:r w:rsidR="00FA756A">
          <w:rPr>
            <w:rFonts w:eastAsiaTheme="minorEastAsia"/>
            <w:noProof/>
            <w:kern w:val="2"/>
            <w:sz w:val="24"/>
            <w:szCs w:val="24"/>
            <w:lang w:eastAsia="en-GB"/>
            <w14:ligatures w14:val="standardContextual"/>
          </w:rPr>
          <w:tab/>
        </w:r>
        <w:r w:rsidR="00FA756A" w:rsidRPr="00090C56">
          <w:rPr>
            <w:rStyle w:val="Hyperlink"/>
            <w:noProof/>
          </w:rPr>
          <w:t>Code for CPRD Aurum data extraction</w:t>
        </w:r>
        <w:r w:rsidR="00FA756A">
          <w:rPr>
            <w:noProof/>
            <w:webHidden/>
          </w:rPr>
          <w:tab/>
        </w:r>
        <w:r w:rsidR="00FA756A">
          <w:rPr>
            <w:noProof/>
            <w:webHidden/>
          </w:rPr>
          <w:fldChar w:fldCharType="begin"/>
        </w:r>
        <w:r w:rsidR="00FA756A">
          <w:rPr>
            <w:noProof/>
            <w:webHidden/>
          </w:rPr>
          <w:instrText xml:space="preserve"> PAGEREF _Toc205549754 \h </w:instrText>
        </w:r>
        <w:r w:rsidR="00FA756A">
          <w:rPr>
            <w:noProof/>
            <w:webHidden/>
          </w:rPr>
        </w:r>
        <w:r w:rsidR="00FA756A">
          <w:rPr>
            <w:noProof/>
            <w:webHidden/>
          </w:rPr>
          <w:fldChar w:fldCharType="separate"/>
        </w:r>
        <w:r w:rsidR="00FA756A">
          <w:rPr>
            <w:noProof/>
            <w:webHidden/>
          </w:rPr>
          <w:t>2</w:t>
        </w:r>
        <w:r w:rsidR="00FA756A">
          <w:rPr>
            <w:noProof/>
            <w:webHidden/>
          </w:rPr>
          <w:fldChar w:fldCharType="end"/>
        </w:r>
      </w:hyperlink>
    </w:p>
    <w:p w14:paraId="497E0CC2" w14:textId="3DC39184"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55" w:history="1">
        <w:r w:rsidRPr="00090C56">
          <w:rPr>
            <w:rStyle w:val="Hyperlink"/>
            <w:noProof/>
          </w:rPr>
          <w:t>1.1.</w:t>
        </w:r>
        <w:r>
          <w:rPr>
            <w:rFonts w:eastAsiaTheme="minorEastAsia"/>
            <w:noProof/>
            <w:kern w:val="2"/>
            <w:sz w:val="24"/>
            <w:szCs w:val="24"/>
            <w:lang w:eastAsia="en-GB"/>
            <w14:ligatures w14:val="standardContextual"/>
          </w:rPr>
          <w:tab/>
        </w:r>
        <w:r w:rsidRPr="00090C56">
          <w:rPr>
            <w:rStyle w:val="Hyperlink"/>
            <w:noProof/>
          </w:rPr>
          <w:t>Required directory structure</w:t>
        </w:r>
        <w:r>
          <w:rPr>
            <w:noProof/>
            <w:webHidden/>
          </w:rPr>
          <w:tab/>
        </w:r>
        <w:r>
          <w:rPr>
            <w:noProof/>
            <w:webHidden/>
          </w:rPr>
          <w:fldChar w:fldCharType="begin"/>
        </w:r>
        <w:r>
          <w:rPr>
            <w:noProof/>
            <w:webHidden/>
          </w:rPr>
          <w:instrText xml:space="preserve"> PAGEREF _Toc205549755 \h </w:instrText>
        </w:r>
        <w:r>
          <w:rPr>
            <w:noProof/>
            <w:webHidden/>
          </w:rPr>
        </w:r>
        <w:r>
          <w:rPr>
            <w:noProof/>
            <w:webHidden/>
          </w:rPr>
          <w:fldChar w:fldCharType="separate"/>
        </w:r>
        <w:r>
          <w:rPr>
            <w:noProof/>
            <w:webHidden/>
          </w:rPr>
          <w:t>2</w:t>
        </w:r>
        <w:r>
          <w:rPr>
            <w:noProof/>
            <w:webHidden/>
          </w:rPr>
          <w:fldChar w:fldCharType="end"/>
        </w:r>
      </w:hyperlink>
    </w:p>
    <w:p w14:paraId="03BC5296" w14:textId="5A639780"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56" w:history="1">
        <w:r w:rsidRPr="00090C56">
          <w:rPr>
            <w:rStyle w:val="Hyperlink"/>
            <w:noProof/>
          </w:rPr>
          <w:t>1.2.</w:t>
        </w:r>
        <w:r>
          <w:rPr>
            <w:rFonts w:eastAsiaTheme="minorEastAsia"/>
            <w:noProof/>
            <w:kern w:val="2"/>
            <w:sz w:val="24"/>
            <w:szCs w:val="24"/>
            <w:lang w:eastAsia="en-GB"/>
            <w14:ligatures w14:val="standardContextual"/>
          </w:rPr>
          <w:tab/>
        </w:r>
        <w:r w:rsidRPr="00090C56">
          <w:rPr>
            <w:rStyle w:val="Hyperlink"/>
            <w:noProof/>
          </w:rPr>
          <w:t>List of programs and what they do</w:t>
        </w:r>
        <w:r>
          <w:rPr>
            <w:noProof/>
            <w:webHidden/>
          </w:rPr>
          <w:tab/>
        </w:r>
        <w:r>
          <w:rPr>
            <w:noProof/>
            <w:webHidden/>
          </w:rPr>
          <w:fldChar w:fldCharType="begin"/>
        </w:r>
        <w:r>
          <w:rPr>
            <w:noProof/>
            <w:webHidden/>
          </w:rPr>
          <w:instrText xml:space="preserve"> PAGEREF _Toc205549756 \h </w:instrText>
        </w:r>
        <w:r>
          <w:rPr>
            <w:noProof/>
            <w:webHidden/>
          </w:rPr>
        </w:r>
        <w:r>
          <w:rPr>
            <w:noProof/>
            <w:webHidden/>
          </w:rPr>
          <w:fldChar w:fldCharType="separate"/>
        </w:r>
        <w:r>
          <w:rPr>
            <w:noProof/>
            <w:webHidden/>
          </w:rPr>
          <w:t>3</w:t>
        </w:r>
        <w:r>
          <w:rPr>
            <w:noProof/>
            <w:webHidden/>
          </w:rPr>
          <w:fldChar w:fldCharType="end"/>
        </w:r>
      </w:hyperlink>
    </w:p>
    <w:p w14:paraId="6AB8EB61" w14:textId="5E5CF4FE"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57" w:history="1">
        <w:r w:rsidRPr="00090C56">
          <w:rPr>
            <w:rStyle w:val="Hyperlink"/>
            <w:noProof/>
          </w:rPr>
          <w:t>1.3.</w:t>
        </w:r>
        <w:r>
          <w:rPr>
            <w:rFonts w:eastAsiaTheme="minorEastAsia"/>
            <w:noProof/>
            <w:kern w:val="2"/>
            <w:sz w:val="24"/>
            <w:szCs w:val="24"/>
            <w:lang w:eastAsia="en-GB"/>
            <w14:ligatures w14:val="standardContextual"/>
          </w:rPr>
          <w:tab/>
        </w:r>
        <w:r w:rsidRPr="00090C56">
          <w:rPr>
            <w:rStyle w:val="Hyperlink"/>
            <w:noProof/>
          </w:rPr>
          <w:t>Operational definitions for each variable</w:t>
        </w:r>
        <w:r>
          <w:rPr>
            <w:noProof/>
            <w:webHidden/>
          </w:rPr>
          <w:tab/>
        </w:r>
        <w:r>
          <w:rPr>
            <w:noProof/>
            <w:webHidden/>
          </w:rPr>
          <w:fldChar w:fldCharType="begin"/>
        </w:r>
        <w:r>
          <w:rPr>
            <w:noProof/>
            <w:webHidden/>
          </w:rPr>
          <w:instrText xml:space="preserve"> PAGEREF _Toc205549757 \h </w:instrText>
        </w:r>
        <w:r>
          <w:rPr>
            <w:noProof/>
            <w:webHidden/>
          </w:rPr>
        </w:r>
        <w:r>
          <w:rPr>
            <w:noProof/>
            <w:webHidden/>
          </w:rPr>
          <w:fldChar w:fldCharType="separate"/>
        </w:r>
        <w:r>
          <w:rPr>
            <w:noProof/>
            <w:webHidden/>
          </w:rPr>
          <w:t>4</w:t>
        </w:r>
        <w:r>
          <w:rPr>
            <w:noProof/>
            <w:webHidden/>
          </w:rPr>
          <w:fldChar w:fldCharType="end"/>
        </w:r>
      </w:hyperlink>
    </w:p>
    <w:p w14:paraId="532ACC7E" w14:textId="4FD3100A"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58" w:history="1">
        <w:r w:rsidRPr="00090C56">
          <w:rPr>
            <w:rStyle w:val="Hyperlink"/>
            <w:noProof/>
          </w:rPr>
          <w:t>1.4.</w:t>
        </w:r>
        <w:r>
          <w:rPr>
            <w:rFonts w:eastAsiaTheme="minorEastAsia"/>
            <w:noProof/>
            <w:kern w:val="2"/>
            <w:sz w:val="24"/>
            <w:szCs w:val="24"/>
            <w:lang w:eastAsia="en-GB"/>
            <w14:ligatures w14:val="standardContextual"/>
          </w:rPr>
          <w:tab/>
        </w:r>
        <w:r w:rsidRPr="00090C56">
          <w:rPr>
            <w:rStyle w:val="Hyperlink"/>
            <w:noProof/>
          </w:rPr>
          <w:t>Code lists</w:t>
        </w:r>
        <w:r>
          <w:rPr>
            <w:noProof/>
            <w:webHidden/>
          </w:rPr>
          <w:tab/>
        </w:r>
        <w:r>
          <w:rPr>
            <w:noProof/>
            <w:webHidden/>
          </w:rPr>
          <w:fldChar w:fldCharType="begin"/>
        </w:r>
        <w:r>
          <w:rPr>
            <w:noProof/>
            <w:webHidden/>
          </w:rPr>
          <w:instrText xml:space="preserve"> PAGEREF _Toc205549758 \h </w:instrText>
        </w:r>
        <w:r>
          <w:rPr>
            <w:noProof/>
            <w:webHidden/>
          </w:rPr>
        </w:r>
        <w:r>
          <w:rPr>
            <w:noProof/>
            <w:webHidden/>
          </w:rPr>
          <w:fldChar w:fldCharType="separate"/>
        </w:r>
        <w:r>
          <w:rPr>
            <w:noProof/>
            <w:webHidden/>
          </w:rPr>
          <w:t>10</w:t>
        </w:r>
        <w:r>
          <w:rPr>
            <w:noProof/>
            <w:webHidden/>
          </w:rPr>
          <w:fldChar w:fldCharType="end"/>
        </w:r>
      </w:hyperlink>
    </w:p>
    <w:p w14:paraId="2BF3D8F6" w14:textId="034BD384" w:rsidR="00FA756A" w:rsidRDefault="00FA756A">
      <w:pPr>
        <w:pStyle w:val="TOC1"/>
        <w:tabs>
          <w:tab w:val="left" w:pos="440"/>
          <w:tab w:val="right" w:leader="dot" w:pos="9016"/>
        </w:tabs>
        <w:rPr>
          <w:rFonts w:eastAsiaTheme="minorEastAsia"/>
          <w:noProof/>
          <w:kern w:val="2"/>
          <w:sz w:val="24"/>
          <w:szCs w:val="24"/>
          <w:lang w:eastAsia="en-GB"/>
          <w14:ligatures w14:val="standardContextual"/>
        </w:rPr>
      </w:pPr>
      <w:hyperlink w:anchor="_Toc205549759" w:history="1">
        <w:r w:rsidRPr="00090C56">
          <w:rPr>
            <w:rStyle w:val="Hyperlink"/>
            <w:noProof/>
          </w:rPr>
          <w:t>2.</w:t>
        </w:r>
        <w:r>
          <w:rPr>
            <w:rFonts w:eastAsiaTheme="minorEastAsia"/>
            <w:noProof/>
            <w:kern w:val="2"/>
            <w:sz w:val="24"/>
            <w:szCs w:val="24"/>
            <w:lang w:eastAsia="en-GB"/>
            <w14:ligatures w14:val="standardContextual"/>
          </w:rPr>
          <w:tab/>
        </w:r>
        <w:r w:rsidRPr="00090C56">
          <w:rPr>
            <w:rStyle w:val="Hyperlink"/>
            <w:noProof/>
          </w:rPr>
          <w:t>Code for running analyses</w:t>
        </w:r>
        <w:r>
          <w:rPr>
            <w:noProof/>
            <w:webHidden/>
          </w:rPr>
          <w:tab/>
        </w:r>
        <w:r>
          <w:rPr>
            <w:noProof/>
            <w:webHidden/>
          </w:rPr>
          <w:fldChar w:fldCharType="begin"/>
        </w:r>
        <w:r>
          <w:rPr>
            <w:noProof/>
            <w:webHidden/>
          </w:rPr>
          <w:instrText xml:space="preserve"> PAGEREF _Toc205549759 \h </w:instrText>
        </w:r>
        <w:r>
          <w:rPr>
            <w:noProof/>
            <w:webHidden/>
          </w:rPr>
        </w:r>
        <w:r>
          <w:rPr>
            <w:noProof/>
            <w:webHidden/>
          </w:rPr>
          <w:fldChar w:fldCharType="separate"/>
        </w:r>
        <w:r>
          <w:rPr>
            <w:noProof/>
            <w:webHidden/>
          </w:rPr>
          <w:t>14</w:t>
        </w:r>
        <w:r>
          <w:rPr>
            <w:noProof/>
            <w:webHidden/>
          </w:rPr>
          <w:fldChar w:fldCharType="end"/>
        </w:r>
      </w:hyperlink>
    </w:p>
    <w:p w14:paraId="44D73161" w14:textId="47675D08"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60" w:history="1">
        <w:r w:rsidRPr="00090C56">
          <w:rPr>
            <w:rStyle w:val="Hyperlink"/>
            <w:noProof/>
          </w:rPr>
          <w:t>2.1.</w:t>
        </w:r>
        <w:r>
          <w:rPr>
            <w:rFonts w:eastAsiaTheme="minorEastAsia"/>
            <w:noProof/>
            <w:kern w:val="2"/>
            <w:sz w:val="24"/>
            <w:szCs w:val="24"/>
            <w:lang w:eastAsia="en-GB"/>
            <w14:ligatures w14:val="standardContextual"/>
          </w:rPr>
          <w:tab/>
        </w:r>
        <w:r w:rsidRPr="00090C56">
          <w:rPr>
            <w:rStyle w:val="Hyperlink"/>
            <w:noProof/>
          </w:rPr>
          <w:t>Dictionary of all files</w:t>
        </w:r>
        <w:r>
          <w:rPr>
            <w:noProof/>
            <w:webHidden/>
          </w:rPr>
          <w:tab/>
        </w:r>
        <w:r>
          <w:rPr>
            <w:noProof/>
            <w:webHidden/>
          </w:rPr>
          <w:fldChar w:fldCharType="begin"/>
        </w:r>
        <w:r>
          <w:rPr>
            <w:noProof/>
            <w:webHidden/>
          </w:rPr>
          <w:instrText xml:space="preserve"> PAGEREF _Toc205549760 \h </w:instrText>
        </w:r>
        <w:r>
          <w:rPr>
            <w:noProof/>
            <w:webHidden/>
          </w:rPr>
        </w:r>
        <w:r>
          <w:rPr>
            <w:noProof/>
            <w:webHidden/>
          </w:rPr>
          <w:fldChar w:fldCharType="separate"/>
        </w:r>
        <w:r>
          <w:rPr>
            <w:noProof/>
            <w:webHidden/>
          </w:rPr>
          <w:t>14</w:t>
        </w:r>
        <w:r>
          <w:rPr>
            <w:noProof/>
            <w:webHidden/>
          </w:rPr>
          <w:fldChar w:fldCharType="end"/>
        </w:r>
      </w:hyperlink>
    </w:p>
    <w:p w14:paraId="0E8E322E" w14:textId="469800AC"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61" w:history="1">
        <w:r w:rsidRPr="00090C56">
          <w:rPr>
            <w:rStyle w:val="Hyperlink"/>
            <w:noProof/>
          </w:rPr>
          <w:t>2.2.</w:t>
        </w:r>
        <w:r>
          <w:rPr>
            <w:rFonts w:eastAsiaTheme="minorEastAsia"/>
            <w:noProof/>
            <w:kern w:val="2"/>
            <w:sz w:val="24"/>
            <w:szCs w:val="24"/>
            <w:lang w:eastAsia="en-GB"/>
            <w14:ligatures w14:val="standardContextual"/>
          </w:rPr>
          <w:tab/>
        </w:r>
        <w:r w:rsidRPr="00090C56">
          <w:rPr>
            <w:rStyle w:val="Hyperlink"/>
            <w:noProof/>
          </w:rPr>
          <w:t>p8_collate_results</w:t>
        </w:r>
        <w:r>
          <w:rPr>
            <w:noProof/>
            <w:webHidden/>
          </w:rPr>
          <w:tab/>
        </w:r>
        <w:r>
          <w:rPr>
            <w:noProof/>
            <w:webHidden/>
          </w:rPr>
          <w:fldChar w:fldCharType="begin"/>
        </w:r>
        <w:r>
          <w:rPr>
            <w:noProof/>
            <w:webHidden/>
          </w:rPr>
          <w:instrText xml:space="preserve"> PAGEREF _Toc205549761 \h </w:instrText>
        </w:r>
        <w:r>
          <w:rPr>
            <w:noProof/>
            <w:webHidden/>
          </w:rPr>
        </w:r>
        <w:r>
          <w:rPr>
            <w:noProof/>
            <w:webHidden/>
          </w:rPr>
          <w:fldChar w:fldCharType="separate"/>
        </w:r>
        <w:r>
          <w:rPr>
            <w:noProof/>
            <w:webHidden/>
          </w:rPr>
          <w:t>17</w:t>
        </w:r>
        <w:r>
          <w:rPr>
            <w:noProof/>
            <w:webHidden/>
          </w:rPr>
          <w:fldChar w:fldCharType="end"/>
        </w:r>
      </w:hyperlink>
    </w:p>
    <w:p w14:paraId="0027BD52" w14:textId="59F4396B" w:rsidR="00FA756A" w:rsidRDefault="00FA756A">
      <w:pPr>
        <w:pStyle w:val="TOC2"/>
        <w:tabs>
          <w:tab w:val="left" w:pos="960"/>
          <w:tab w:val="right" w:leader="dot" w:pos="9016"/>
        </w:tabs>
        <w:rPr>
          <w:rFonts w:eastAsiaTheme="minorEastAsia"/>
          <w:noProof/>
          <w:kern w:val="2"/>
          <w:sz w:val="24"/>
          <w:szCs w:val="24"/>
          <w:lang w:eastAsia="en-GB"/>
          <w14:ligatures w14:val="standardContextual"/>
        </w:rPr>
      </w:pPr>
      <w:hyperlink w:anchor="_Toc205549762" w:history="1">
        <w:r w:rsidRPr="00090C56">
          <w:rPr>
            <w:rStyle w:val="Hyperlink"/>
            <w:noProof/>
          </w:rPr>
          <w:t>2.3.</w:t>
        </w:r>
        <w:r>
          <w:rPr>
            <w:rFonts w:eastAsiaTheme="minorEastAsia"/>
            <w:noProof/>
            <w:kern w:val="2"/>
            <w:sz w:val="24"/>
            <w:szCs w:val="24"/>
            <w:lang w:eastAsia="en-GB"/>
            <w14:ligatures w14:val="standardContextual"/>
          </w:rPr>
          <w:tab/>
        </w:r>
        <w:r w:rsidRPr="00090C56">
          <w:rPr>
            <w:rStyle w:val="Hyperlink"/>
            <w:noProof/>
          </w:rPr>
          <w:t>Required changes to implement code</w:t>
        </w:r>
        <w:r>
          <w:rPr>
            <w:noProof/>
            <w:webHidden/>
          </w:rPr>
          <w:tab/>
        </w:r>
        <w:r>
          <w:rPr>
            <w:noProof/>
            <w:webHidden/>
          </w:rPr>
          <w:fldChar w:fldCharType="begin"/>
        </w:r>
        <w:r>
          <w:rPr>
            <w:noProof/>
            <w:webHidden/>
          </w:rPr>
          <w:instrText xml:space="preserve"> PAGEREF _Toc205549762 \h </w:instrText>
        </w:r>
        <w:r>
          <w:rPr>
            <w:noProof/>
            <w:webHidden/>
          </w:rPr>
        </w:r>
        <w:r>
          <w:rPr>
            <w:noProof/>
            <w:webHidden/>
          </w:rPr>
          <w:fldChar w:fldCharType="separate"/>
        </w:r>
        <w:r>
          <w:rPr>
            <w:noProof/>
            <w:webHidden/>
          </w:rPr>
          <w:t>17</w:t>
        </w:r>
        <w:r>
          <w:rPr>
            <w:noProof/>
            <w:webHidden/>
          </w:rPr>
          <w:fldChar w:fldCharType="end"/>
        </w:r>
      </w:hyperlink>
    </w:p>
    <w:p w14:paraId="0F96A585" w14:textId="34109267" w:rsidR="00FA756A" w:rsidRDefault="00FA756A">
      <w:pPr>
        <w:pStyle w:val="TOC1"/>
        <w:tabs>
          <w:tab w:val="left" w:pos="440"/>
          <w:tab w:val="right" w:leader="dot" w:pos="9016"/>
        </w:tabs>
        <w:rPr>
          <w:rFonts w:eastAsiaTheme="minorEastAsia"/>
          <w:noProof/>
          <w:kern w:val="2"/>
          <w:sz w:val="24"/>
          <w:szCs w:val="24"/>
          <w:lang w:eastAsia="en-GB"/>
          <w14:ligatures w14:val="standardContextual"/>
        </w:rPr>
      </w:pPr>
      <w:hyperlink w:anchor="_Toc205549763" w:history="1">
        <w:r w:rsidRPr="00090C56">
          <w:rPr>
            <w:rStyle w:val="Hyperlink"/>
            <w:noProof/>
          </w:rPr>
          <w:t>3.</w:t>
        </w:r>
        <w:r>
          <w:rPr>
            <w:rFonts w:eastAsiaTheme="minorEastAsia"/>
            <w:noProof/>
            <w:kern w:val="2"/>
            <w:sz w:val="24"/>
            <w:szCs w:val="24"/>
            <w:lang w:eastAsia="en-GB"/>
            <w14:ligatures w14:val="standardContextual"/>
          </w:rPr>
          <w:tab/>
        </w:r>
        <w:r w:rsidRPr="00090C56">
          <w:rPr>
            <w:rStyle w:val="Hyperlink"/>
            <w:noProof/>
          </w:rPr>
          <w:t>Choice of predictors in the model</w:t>
        </w:r>
        <w:r>
          <w:rPr>
            <w:noProof/>
            <w:webHidden/>
          </w:rPr>
          <w:tab/>
        </w:r>
        <w:r>
          <w:rPr>
            <w:noProof/>
            <w:webHidden/>
          </w:rPr>
          <w:fldChar w:fldCharType="begin"/>
        </w:r>
        <w:r>
          <w:rPr>
            <w:noProof/>
            <w:webHidden/>
          </w:rPr>
          <w:instrText xml:space="preserve"> PAGEREF _Toc205549763 \h </w:instrText>
        </w:r>
        <w:r>
          <w:rPr>
            <w:noProof/>
            <w:webHidden/>
          </w:rPr>
        </w:r>
        <w:r>
          <w:rPr>
            <w:noProof/>
            <w:webHidden/>
          </w:rPr>
          <w:fldChar w:fldCharType="separate"/>
        </w:r>
        <w:r>
          <w:rPr>
            <w:noProof/>
            <w:webHidden/>
          </w:rPr>
          <w:t>19</w:t>
        </w:r>
        <w:r>
          <w:rPr>
            <w:noProof/>
            <w:webHidden/>
          </w:rPr>
          <w:fldChar w:fldCharType="end"/>
        </w:r>
      </w:hyperlink>
    </w:p>
    <w:p w14:paraId="215891AC" w14:textId="301452C4" w:rsidR="00FA756A" w:rsidRDefault="00FA756A">
      <w:pPr>
        <w:pStyle w:val="TOC1"/>
        <w:tabs>
          <w:tab w:val="left" w:pos="440"/>
          <w:tab w:val="right" w:leader="dot" w:pos="9016"/>
        </w:tabs>
        <w:rPr>
          <w:rFonts w:eastAsiaTheme="minorEastAsia"/>
          <w:noProof/>
          <w:kern w:val="2"/>
          <w:sz w:val="24"/>
          <w:szCs w:val="24"/>
          <w:lang w:eastAsia="en-GB"/>
          <w14:ligatures w14:val="standardContextual"/>
        </w:rPr>
      </w:pPr>
      <w:hyperlink w:anchor="_Toc205549764" w:history="1">
        <w:r w:rsidRPr="00090C56">
          <w:rPr>
            <w:rStyle w:val="Hyperlink"/>
            <w:noProof/>
          </w:rPr>
          <w:t>4.</w:t>
        </w:r>
        <w:r>
          <w:rPr>
            <w:rFonts w:eastAsiaTheme="minorEastAsia"/>
            <w:noProof/>
            <w:kern w:val="2"/>
            <w:sz w:val="24"/>
            <w:szCs w:val="24"/>
            <w:lang w:eastAsia="en-GB"/>
            <w14:ligatures w14:val="standardContextual"/>
          </w:rPr>
          <w:tab/>
        </w:r>
        <w:r w:rsidRPr="00090C56">
          <w:rPr>
            <w:rStyle w:val="Hyperlink"/>
            <w:noProof/>
          </w:rPr>
          <w:t>Methodology for model evaluation with respect to the imputation procedure</w:t>
        </w:r>
        <w:r>
          <w:rPr>
            <w:noProof/>
            <w:webHidden/>
          </w:rPr>
          <w:tab/>
        </w:r>
        <w:r>
          <w:rPr>
            <w:noProof/>
            <w:webHidden/>
          </w:rPr>
          <w:fldChar w:fldCharType="begin"/>
        </w:r>
        <w:r>
          <w:rPr>
            <w:noProof/>
            <w:webHidden/>
          </w:rPr>
          <w:instrText xml:space="preserve"> PAGEREF _Toc205549764 \h </w:instrText>
        </w:r>
        <w:r>
          <w:rPr>
            <w:noProof/>
            <w:webHidden/>
          </w:rPr>
        </w:r>
        <w:r>
          <w:rPr>
            <w:noProof/>
            <w:webHidden/>
          </w:rPr>
          <w:fldChar w:fldCharType="separate"/>
        </w:r>
        <w:r>
          <w:rPr>
            <w:noProof/>
            <w:webHidden/>
          </w:rPr>
          <w:t>19</w:t>
        </w:r>
        <w:r>
          <w:rPr>
            <w:noProof/>
            <w:webHidden/>
          </w:rPr>
          <w:fldChar w:fldCharType="end"/>
        </w:r>
      </w:hyperlink>
    </w:p>
    <w:p w14:paraId="5DD937B9" w14:textId="28AAB917" w:rsidR="00FA756A" w:rsidRDefault="00FA756A">
      <w:pPr>
        <w:pStyle w:val="TOC1"/>
        <w:tabs>
          <w:tab w:val="left" w:pos="440"/>
          <w:tab w:val="right" w:leader="dot" w:pos="9016"/>
        </w:tabs>
        <w:rPr>
          <w:rFonts w:eastAsiaTheme="minorEastAsia"/>
          <w:noProof/>
          <w:kern w:val="2"/>
          <w:sz w:val="24"/>
          <w:szCs w:val="24"/>
          <w:lang w:eastAsia="en-GB"/>
          <w14:ligatures w14:val="standardContextual"/>
        </w:rPr>
      </w:pPr>
      <w:hyperlink w:anchor="_Toc205549765" w:history="1">
        <w:r w:rsidRPr="00090C56">
          <w:rPr>
            <w:rStyle w:val="Hyperlink"/>
            <w:noProof/>
          </w:rPr>
          <w:t>5.</w:t>
        </w:r>
        <w:r>
          <w:rPr>
            <w:rFonts w:eastAsiaTheme="minorEastAsia"/>
            <w:noProof/>
            <w:kern w:val="2"/>
            <w:sz w:val="24"/>
            <w:szCs w:val="24"/>
            <w:lang w:eastAsia="en-GB"/>
            <w14:ligatures w14:val="standardContextual"/>
          </w:rPr>
          <w:tab/>
        </w:r>
        <w:r w:rsidRPr="00090C56">
          <w:rPr>
            <w:rStyle w:val="Hyperlink"/>
            <w:noProof/>
          </w:rPr>
          <w:t>Methodology for estimation of counterfactual survival times</w:t>
        </w:r>
        <w:r>
          <w:rPr>
            <w:noProof/>
            <w:webHidden/>
          </w:rPr>
          <w:tab/>
        </w:r>
        <w:r>
          <w:rPr>
            <w:noProof/>
            <w:webHidden/>
          </w:rPr>
          <w:fldChar w:fldCharType="begin"/>
        </w:r>
        <w:r>
          <w:rPr>
            <w:noProof/>
            <w:webHidden/>
          </w:rPr>
          <w:instrText xml:space="preserve"> PAGEREF _Toc205549765 \h </w:instrText>
        </w:r>
        <w:r>
          <w:rPr>
            <w:noProof/>
            <w:webHidden/>
          </w:rPr>
        </w:r>
        <w:r>
          <w:rPr>
            <w:noProof/>
            <w:webHidden/>
          </w:rPr>
          <w:fldChar w:fldCharType="separate"/>
        </w:r>
        <w:r>
          <w:rPr>
            <w:noProof/>
            <w:webHidden/>
          </w:rPr>
          <w:t>20</w:t>
        </w:r>
        <w:r>
          <w:rPr>
            <w:noProof/>
            <w:webHidden/>
          </w:rPr>
          <w:fldChar w:fldCharType="end"/>
        </w:r>
      </w:hyperlink>
    </w:p>
    <w:p w14:paraId="713BA81E" w14:textId="5670204E" w:rsidR="00FA756A" w:rsidRDefault="00FA756A">
      <w:pPr>
        <w:pStyle w:val="TOC1"/>
        <w:tabs>
          <w:tab w:val="left" w:pos="440"/>
          <w:tab w:val="right" w:leader="dot" w:pos="9016"/>
        </w:tabs>
        <w:rPr>
          <w:rFonts w:eastAsiaTheme="minorEastAsia"/>
          <w:noProof/>
          <w:kern w:val="2"/>
          <w:sz w:val="24"/>
          <w:szCs w:val="24"/>
          <w:lang w:eastAsia="en-GB"/>
          <w14:ligatures w14:val="standardContextual"/>
        </w:rPr>
      </w:pPr>
      <w:hyperlink w:anchor="_Toc205549766" w:history="1">
        <w:r w:rsidRPr="00090C56">
          <w:rPr>
            <w:rStyle w:val="Hyperlink"/>
            <w:noProof/>
          </w:rPr>
          <w:t>6.</w:t>
        </w:r>
        <w:r>
          <w:rPr>
            <w:rFonts w:eastAsiaTheme="minorEastAsia"/>
            <w:noProof/>
            <w:kern w:val="2"/>
            <w:sz w:val="24"/>
            <w:szCs w:val="24"/>
            <w:lang w:eastAsia="en-GB"/>
            <w14:ligatures w14:val="standardContextual"/>
          </w:rPr>
          <w:tab/>
        </w:r>
        <w:r w:rsidRPr="00090C56">
          <w:rPr>
            <w:rStyle w:val="Hyperlink"/>
            <w:noProof/>
          </w:rPr>
          <w:t>Methodology for creation of the DAG</w:t>
        </w:r>
        <w:r>
          <w:rPr>
            <w:noProof/>
            <w:webHidden/>
          </w:rPr>
          <w:tab/>
        </w:r>
        <w:r>
          <w:rPr>
            <w:noProof/>
            <w:webHidden/>
          </w:rPr>
          <w:fldChar w:fldCharType="begin"/>
        </w:r>
        <w:r>
          <w:rPr>
            <w:noProof/>
            <w:webHidden/>
          </w:rPr>
          <w:instrText xml:space="preserve"> PAGEREF _Toc205549766 \h </w:instrText>
        </w:r>
        <w:r>
          <w:rPr>
            <w:noProof/>
            <w:webHidden/>
          </w:rPr>
        </w:r>
        <w:r>
          <w:rPr>
            <w:noProof/>
            <w:webHidden/>
          </w:rPr>
          <w:fldChar w:fldCharType="separate"/>
        </w:r>
        <w:r>
          <w:rPr>
            <w:noProof/>
            <w:webHidden/>
          </w:rPr>
          <w:t>21</w:t>
        </w:r>
        <w:r>
          <w:rPr>
            <w:noProof/>
            <w:webHidden/>
          </w:rPr>
          <w:fldChar w:fldCharType="end"/>
        </w:r>
      </w:hyperlink>
    </w:p>
    <w:p w14:paraId="18AD8707" w14:textId="216720E1" w:rsidR="00FA756A" w:rsidRDefault="00FA756A">
      <w:pPr>
        <w:pStyle w:val="TOC1"/>
        <w:tabs>
          <w:tab w:val="left" w:pos="440"/>
          <w:tab w:val="right" w:leader="dot" w:pos="9016"/>
        </w:tabs>
        <w:rPr>
          <w:rFonts w:eastAsiaTheme="minorEastAsia"/>
          <w:noProof/>
          <w:kern w:val="2"/>
          <w:sz w:val="24"/>
          <w:szCs w:val="24"/>
          <w:lang w:eastAsia="en-GB"/>
          <w14:ligatures w14:val="standardContextual"/>
        </w:rPr>
      </w:pPr>
      <w:hyperlink w:anchor="_Toc205549767" w:history="1">
        <w:r w:rsidRPr="00090C56">
          <w:rPr>
            <w:rStyle w:val="Hyperlink"/>
            <w:noProof/>
          </w:rPr>
          <w:t>7.</w:t>
        </w:r>
        <w:r>
          <w:rPr>
            <w:rFonts w:eastAsiaTheme="minorEastAsia"/>
            <w:noProof/>
            <w:kern w:val="2"/>
            <w:sz w:val="24"/>
            <w:szCs w:val="24"/>
            <w:lang w:eastAsia="en-GB"/>
            <w14:ligatures w14:val="standardContextual"/>
          </w:rPr>
          <w:tab/>
        </w:r>
        <w:r w:rsidRPr="00090C56">
          <w:rPr>
            <w:rStyle w:val="Hyperlink"/>
            <w:noProof/>
          </w:rPr>
          <w:t>References</w:t>
        </w:r>
        <w:r>
          <w:rPr>
            <w:noProof/>
            <w:webHidden/>
          </w:rPr>
          <w:tab/>
        </w:r>
        <w:r>
          <w:rPr>
            <w:noProof/>
            <w:webHidden/>
          </w:rPr>
          <w:fldChar w:fldCharType="begin"/>
        </w:r>
        <w:r>
          <w:rPr>
            <w:noProof/>
            <w:webHidden/>
          </w:rPr>
          <w:instrText xml:space="preserve"> PAGEREF _Toc205549767 \h </w:instrText>
        </w:r>
        <w:r>
          <w:rPr>
            <w:noProof/>
            <w:webHidden/>
          </w:rPr>
        </w:r>
        <w:r>
          <w:rPr>
            <w:noProof/>
            <w:webHidden/>
          </w:rPr>
          <w:fldChar w:fldCharType="separate"/>
        </w:r>
        <w:r>
          <w:rPr>
            <w:noProof/>
            <w:webHidden/>
          </w:rPr>
          <w:t>21</w:t>
        </w:r>
        <w:r>
          <w:rPr>
            <w:noProof/>
            <w:webHidden/>
          </w:rPr>
          <w:fldChar w:fldCharType="end"/>
        </w:r>
      </w:hyperlink>
    </w:p>
    <w:p w14:paraId="56F40394" w14:textId="5421E265" w:rsidR="001E0E6A" w:rsidRDefault="001E0E6A">
      <w:pPr>
        <w:rPr>
          <w:b/>
          <w:bCs/>
          <w:u w:val="single"/>
        </w:rPr>
      </w:pPr>
      <w:r>
        <w:rPr>
          <w:b/>
          <w:bCs/>
          <w:u w:val="single"/>
        </w:rPr>
        <w:fldChar w:fldCharType="end"/>
      </w:r>
    </w:p>
    <w:p w14:paraId="31BA6A31" w14:textId="77777777" w:rsidR="003C2DB1" w:rsidRDefault="003C2DB1">
      <w:pPr>
        <w:rPr>
          <w:b/>
          <w:bCs/>
          <w:u w:val="single"/>
        </w:rPr>
      </w:pPr>
    </w:p>
    <w:p w14:paraId="316097C3" w14:textId="77777777" w:rsidR="003C2DB1" w:rsidRDefault="003C2DB1">
      <w:pPr>
        <w:rPr>
          <w:b/>
          <w:bCs/>
          <w:u w:val="single"/>
        </w:rPr>
      </w:pPr>
    </w:p>
    <w:p w14:paraId="72D4FBC1" w14:textId="77777777" w:rsidR="003C2DB1" w:rsidRDefault="003C2DB1">
      <w:pPr>
        <w:rPr>
          <w:b/>
          <w:bCs/>
          <w:u w:val="single"/>
        </w:rPr>
      </w:pPr>
    </w:p>
    <w:p w14:paraId="320F40A5" w14:textId="20A230D8" w:rsidR="003C2DB1" w:rsidRDefault="003C2DB1">
      <w:pPr>
        <w:rPr>
          <w:b/>
          <w:bCs/>
          <w:u w:val="single"/>
        </w:rPr>
      </w:pPr>
      <w:r>
        <w:rPr>
          <w:b/>
          <w:bCs/>
          <w:u w:val="single"/>
        </w:rPr>
        <w:br w:type="page"/>
      </w:r>
    </w:p>
    <w:p w14:paraId="1491A14E" w14:textId="77777777" w:rsidR="00D7631F" w:rsidRDefault="00D7631F" w:rsidP="00D7631F">
      <w:pPr>
        <w:pStyle w:val="Heading1"/>
      </w:pPr>
      <w:bookmarkStart w:id="0" w:name="_Toc205549754"/>
      <w:bookmarkStart w:id="1" w:name="_Toc173322557"/>
      <w:r>
        <w:lastRenderedPageBreak/>
        <w:t xml:space="preserve">Code for CPRD </w:t>
      </w:r>
      <w:proofErr w:type="spellStart"/>
      <w:r>
        <w:t>Aurum</w:t>
      </w:r>
      <w:proofErr w:type="spellEnd"/>
      <w:r>
        <w:t xml:space="preserve"> data extraction</w:t>
      </w:r>
      <w:bookmarkEnd w:id="0"/>
    </w:p>
    <w:p w14:paraId="31E5F56B" w14:textId="77777777" w:rsidR="00D7631F" w:rsidRDefault="00D7631F" w:rsidP="00D7631F">
      <w:r>
        <w:t xml:space="preserve">Section 1 in this document contains details on the CPRD AURUM data extraction which supports </w:t>
      </w:r>
      <w:proofErr w:type="gramStart"/>
      <w:r>
        <w:t>a number of</w:t>
      </w:r>
      <w:proofErr w:type="gramEnd"/>
      <w:r>
        <w:t xml:space="preserve"> different analyses in the CHARIOT project. It includes operational definitions for each variable extracted, the code lists used to define each variable, name and description of all code used for data extraction, and information on the structure of the code. The code used for data extraction in this study formed the basis for development of an R package, rCPRD,</w:t>
      </w:r>
      <w:r>
        <w:fldChar w:fldCharType="begin" w:fldLock="1"/>
      </w:r>
      <w:r>
        <w:instrText>ADDIN CSL_CITATION {"citationItems":[{"id":"ITEM-1","itemData":{"author":[{"dropping-particle":"","family":"Pate","given":"Alexander","non-dropping-particle":"","parse-names":false,"suffix":""}],"id":"ITEM-1","issued":{"date-parts":[["2024"]]},"title":"rcprd","type":"article"},"uris":["http://www.mendeley.com/documents/?uuid=0692fcf1-0e41-48a6-a842-c8add4e8194c"]}],"mendeley":{"formattedCitation":"&lt;sup&gt;1&lt;/sup&gt;","plainTextFormattedCitation":"1","previouslyFormattedCitation":"&lt;sup&gt;1&lt;/sup&gt;"},"properties":{"noteIndex":0},"schema":"https://github.com/citation-style-language/schema/raw/master/csl-citation.json"}</w:instrText>
      </w:r>
      <w:r>
        <w:fldChar w:fldCharType="separate"/>
      </w:r>
      <w:r w:rsidRPr="001B0C3D">
        <w:rPr>
          <w:noProof/>
          <w:vertAlign w:val="superscript"/>
        </w:rPr>
        <w:t>1</w:t>
      </w:r>
      <w:r>
        <w:fldChar w:fldCharType="end"/>
      </w:r>
      <w:r>
        <w:t xml:space="preserve"> ‘to simplify the extraction and processing of CPRD </w:t>
      </w:r>
      <w:proofErr w:type="spellStart"/>
      <w:r>
        <w:t>Aurum</w:t>
      </w:r>
      <w:proofErr w:type="spellEnd"/>
      <w:r>
        <w:t xml:space="preserve"> data, and creating analysis-ready datasets’. If you are reading this data extraction document to better understand how to extract and work with CPRD </w:t>
      </w:r>
      <w:proofErr w:type="spellStart"/>
      <w:r>
        <w:t>Aurum</w:t>
      </w:r>
      <w:proofErr w:type="spellEnd"/>
      <w:r>
        <w:t xml:space="preserve"> data, you are better off looking at the package documentation. Specifically, the </w:t>
      </w:r>
      <w:proofErr w:type="spellStart"/>
      <w:r>
        <w:t>rCPRD</w:t>
      </w:r>
      <w:proofErr w:type="spellEnd"/>
      <w:r>
        <w:t xml:space="preserve"> package vignette: </w:t>
      </w:r>
      <w:hyperlink r:id="rId9" w:history="1">
        <w:r w:rsidRPr="00C31234">
          <w:rPr>
            <w:rStyle w:val="Hyperlink"/>
          </w:rPr>
          <w:t>https://alexpate30.github.io/rcprd/articles/rcprd.html</w:t>
        </w:r>
      </w:hyperlink>
      <w:r>
        <w:t>, is a step-by-step guide on how to use this package to work with CPRD AURUM data, and will be kept up to date. The code used for the data extraction in this project is available in the generic data extraction GitHub repo.</w:t>
      </w:r>
      <w:r>
        <w:fldChar w:fldCharType="begin" w:fldLock="1"/>
      </w:r>
      <w:r>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2&lt;/sup&gt;","plainTextFormattedCitation":"2","previouslyFormattedCitation":"&lt;sup&gt;2&lt;/sup&gt;"},"properties":{"noteIndex":0},"schema":"https://github.com/citation-style-language/schema/raw/master/csl-citation.json"}</w:instrText>
      </w:r>
      <w:r>
        <w:fldChar w:fldCharType="separate"/>
      </w:r>
      <w:r w:rsidRPr="00550058">
        <w:rPr>
          <w:noProof/>
          <w:vertAlign w:val="superscript"/>
        </w:rPr>
        <w:t>2</w:t>
      </w:r>
      <w:r>
        <w:fldChar w:fldCharType="end"/>
      </w:r>
    </w:p>
    <w:p w14:paraId="5E04D9AB" w14:textId="77777777" w:rsidR="00D7631F" w:rsidRDefault="00D7631F" w:rsidP="00D7631F">
      <w:pPr>
        <w:pStyle w:val="Heading2"/>
      </w:pPr>
      <w:bookmarkStart w:id="2" w:name="_Toc205549755"/>
      <w:r>
        <w:t>Required directory structure</w:t>
      </w:r>
      <w:bookmarkEnd w:id="1"/>
      <w:bookmarkEnd w:id="2"/>
      <w:r>
        <w:t xml:space="preserve"> </w:t>
      </w:r>
    </w:p>
    <w:p w14:paraId="7B1F601E" w14:textId="77777777" w:rsidR="00D7631F" w:rsidRPr="003C2DB1" w:rsidRDefault="00D7631F" w:rsidP="00D7631F">
      <w:r>
        <w:t xml:space="preserve">All programs and data will be contained within the same root directory. This means everything done within this document should be reproducible on other </w:t>
      </w:r>
      <w:proofErr w:type="spellStart"/>
      <w:proofErr w:type="gramStart"/>
      <w:r>
        <w:t>peoples</w:t>
      </w:r>
      <w:proofErr w:type="spellEnd"/>
      <w:proofErr w:type="gramEnd"/>
      <w:r>
        <w:t xml:space="preserve"> systems (with one exception, unzipping of the raw </w:t>
      </w:r>
      <w:proofErr w:type="spellStart"/>
      <w:r>
        <w:t>flatfiles</w:t>
      </w:r>
      <w:proofErr w:type="spellEnd"/>
      <w:r>
        <w:t>).</w:t>
      </w:r>
    </w:p>
    <w:p w14:paraId="7DB7476C" w14:textId="77777777" w:rsidR="00D7631F" w:rsidRPr="00AB7673" w:rsidRDefault="00D7631F" w:rsidP="00D7631F">
      <w:pPr>
        <w:rPr>
          <w:b/>
          <w:bCs/>
          <w:u w:val="single"/>
        </w:rPr>
      </w:pPr>
      <w:r>
        <w:rPr>
          <w:b/>
          <w:bCs/>
          <w:noProof/>
          <w:u w:val="single"/>
        </w:rPr>
        <mc:AlternateContent>
          <mc:Choice Requires="wps">
            <w:drawing>
              <wp:anchor distT="0" distB="0" distL="114300" distR="114300" simplePos="0" relativeHeight="251658252" behindDoc="0" locked="0" layoutInCell="1" allowOverlap="1" wp14:anchorId="461DC100" wp14:editId="7E81E5FA">
                <wp:simplePos x="0" y="0"/>
                <wp:positionH relativeFrom="column">
                  <wp:posOffset>3319463</wp:posOffset>
                </wp:positionH>
                <wp:positionV relativeFrom="paragraph">
                  <wp:posOffset>1615440</wp:posOffset>
                </wp:positionV>
                <wp:extent cx="347662" cy="852805"/>
                <wp:effectExtent l="0" t="0" r="71755" b="61595"/>
                <wp:wrapNone/>
                <wp:docPr id="17" name="Straight Arrow Connector 17"/>
                <wp:cNvGraphicFramePr/>
                <a:graphic xmlns:a="http://schemas.openxmlformats.org/drawingml/2006/main">
                  <a:graphicData uri="http://schemas.microsoft.com/office/word/2010/wordprocessingShape">
                    <wps:wsp>
                      <wps:cNvCnPr/>
                      <wps:spPr>
                        <a:xfrm>
                          <a:off x="0" y="0"/>
                          <a:ext cx="347662" cy="8528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7789DC" id="_x0000_t32" coordsize="21600,21600" o:spt="32" o:oned="t" path="m,l21600,21600e" filled="f">
                <v:path arrowok="t" fillok="f" o:connecttype="none"/>
                <o:lock v:ext="edit" shapetype="t"/>
              </v:shapetype>
              <v:shape id="Straight Arrow Connector 17" o:spid="_x0000_s1026" type="#_x0000_t32" style="position:absolute;margin-left:261.4pt;margin-top:127.2pt;width:27.35pt;height:67.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51" behindDoc="0" locked="0" layoutInCell="1" allowOverlap="1" wp14:anchorId="5860A4E0" wp14:editId="0EA2055D">
                <wp:simplePos x="0" y="0"/>
                <wp:positionH relativeFrom="column">
                  <wp:posOffset>2686050</wp:posOffset>
                </wp:positionH>
                <wp:positionV relativeFrom="paragraph">
                  <wp:posOffset>1615440</wp:posOffset>
                </wp:positionV>
                <wp:extent cx="4763" cy="838518"/>
                <wp:effectExtent l="76200" t="0" r="71755" b="57150"/>
                <wp:wrapNone/>
                <wp:docPr id="16" name="Straight Arrow Connector 16"/>
                <wp:cNvGraphicFramePr/>
                <a:graphic xmlns:a="http://schemas.openxmlformats.org/drawingml/2006/main">
                  <a:graphicData uri="http://schemas.microsoft.com/office/word/2010/wordprocessingShape">
                    <wps:wsp>
                      <wps:cNvCnPr/>
                      <wps:spPr>
                        <a:xfrm>
                          <a:off x="0" y="0"/>
                          <a:ext cx="4763" cy="8385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F161C" id="Straight Arrow Connector 16" o:spid="_x0000_s1026" type="#_x0000_t32" style="position:absolute;margin-left:211.5pt;margin-top:127.2pt;width:.4pt;height:66.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50" behindDoc="0" locked="0" layoutInCell="1" allowOverlap="1" wp14:anchorId="78B4680B" wp14:editId="3C087518">
                <wp:simplePos x="0" y="0"/>
                <wp:positionH relativeFrom="column">
                  <wp:posOffset>1690688</wp:posOffset>
                </wp:positionH>
                <wp:positionV relativeFrom="paragraph">
                  <wp:posOffset>1591945</wp:posOffset>
                </wp:positionV>
                <wp:extent cx="442912" cy="862013"/>
                <wp:effectExtent l="38100" t="0" r="33655" b="52705"/>
                <wp:wrapNone/>
                <wp:docPr id="15" name="Straight Arrow Connector 15"/>
                <wp:cNvGraphicFramePr/>
                <a:graphic xmlns:a="http://schemas.openxmlformats.org/drawingml/2006/main">
                  <a:graphicData uri="http://schemas.microsoft.com/office/word/2010/wordprocessingShape">
                    <wps:wsp>
                      <wps:cNvCnPr/>
                      <wps:spPr>
                        <a:xfrm flipH="1">
                          <a:off x="0" y="0"/>
                          <a:ext cx="442912" cy="862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84C57" id="Straight Arrow Connector 15" o:spid="_x0000_s1026" type="#_x0000_t32" style="position:absolute;margin-left:133.15pt;margin-top:125.35pt;width:34.85pt;height:67.9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9" behindDoc="0" locked="0" layoutInCell="1" allowOverlap="1" wp14:anchorId="2B80E061" wp14:editId="0A2CA7BB">
                <wp:simplePos x="0" y="0"/>
                <wp:positionH relativeFrom="margin">
                  <wp:posOffset>3552190</wp:posOffset>
                </wp:positionH>
                <wp:positionV relativeFrom="paragraph">
                  <wp:posOffset>2453640</wp:posOffset>
                </wp:positionV>
                <wp:extent cx="1243012" cy="590550"/>
                <wp:effectExtent l="0" t="0" r="14605" b="19050"/>
                <wp:wrapNone/>
                <wp:docPr id="14" name="Rectangle: Rounded Corners 14"/>
                <wp:cNvGraphicFramePr/>
                <a:graphic xmlns:a="http://schemas.openxmlformats.org/drawingml/2006/main">
                  <a:graphicData uri="http://schemas.microsoft.com/office/word/2010/wordprocessingShape">
                    <wps:wsp>
                      <wps:cNvSpPr/>
                      <wps:spPr>
                        <a:xfrm>
                          <a:off x="0" y="0"/>
                          <a:ext cx="1243012"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EDAAF2" w14:textId="77777777" w:rsidR="00D7631F" w:rsidRDefault="00D7631F" w:rsidP="00D7631F">
                            <w:pPr>
                              <w:jc w:val="center"/>
                            </w:pPr>
                            <w:r>
                              <w:t>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80E061" id="Rectangle: Rounded Corners 14" o:spid="_x0000_s1026" style="position:absolute;margin-left:279.7pt;margin-top:193.2pt;width:97.85pt;height:46.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" fillcolor="#4472c4 [3204]" strokecolor="#1f3763 [1604]" strokeweight="1pt">
                <v:stroke joinstyle="miter"/>
                <v:textbox>
                  <w:txbxContent>
                    <w:p w14:paraId="20EDAAF2" w14:textId="77777777" w:rsidR="00D7631F" w:rsidRDefault="00D7631F" w:rsidP="00D7631F">
                      <w:pPr>
                        <w:jc w:val="center"/>
                      </w:pPr>
                      <w:r>
                        <w:t>sql</w:t>
                      </w:r>
                    </w:p>
                  </w:txbxContent>
                </v:textbox>
                <w10:wrap anchorx="margin"/>
              </v:roundrect>
            </w:pict>
          </mc:Fallback>
        </mc:AlternateContent>
      </w:r>
      <w:r>
        <w:rPr>
          <w:b/>
          <w:bCs/>
          <w:noProof/>
          <w:u w:val="single"/>
        </w:rPr>
        <mc:AlternateContent>
          <mc:Choice Requires="wps">
            <w:drawing>
              <wp:anchor distT="0" distB="0" distL="114300" distR="114300" simplePos="0" relativeHeight="251658248" behindDoc="0" locked="0" layoutInCell="1" allowOverlap="1" wp14:anchorId="6E2B7724" wp14:editId="1486817D">
                <wp:simplePos x="0" y="0"/>
                <wp:positionH relativeFrom="margin">
                  <wp:posOffset>1999615</wp:posOffset>
                </wp:positionH>
                <wp:positionV relativeFrom="paragraph">
                  <wp:posOffset>2449195</wp:posOffset>
                </wp:positionV>
                <wp:extent cx="1243012" cy="590550"/>
                <wp:effectExtent l="0" t="0" r="14605" b="19050"/>
                <wp:wrapNone/>
                <wp:docPr id="13" name="Rectangle: Rounded Corners 13"/>
                <wp:cNvGraphicFramePr/>
                <a:graphic xmlns:a="http://schemas.openxmlformats.org/drawingml/2006/main">
                  <a:graphicData uri="http://schemas.microsoft.com/office/word/2010/wordprocessingShape">
                    <wps:wsp>
                      <wps:cNvSpPr/>
                      <wps:spPr>
                        <a:xfrm>
                          <a:off x="0" y="0"/>
                          <a:ext cx="1243012"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C3D350" w14:textId="77777777" w:rsidR="00D7631F" w:rsidRDefault="00D7631F" w:rsidP="00D7631F">
                            <w:pPr>
                              <w:jc w:val="center"/>
                            </w:pPr>
                            <w:r>
                              <w:t>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B7724" id="Rectangle: Rounded Corners 13" o:spid="_x0000_s1027" style="position:absolute;margin-left:157.45pt;margin-top:192.85pt;width:97.85pt;height:46.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" fillcolor="#4472c4 [3204]" strokecolor="#1f3763 [1604]" strokeweight="1pt">
                <v:stroke joinstyle="miter"/>
                <v:textbox>
                  <w:txbxContent>
                    <w:p w14:paraId="58C3D350" w14:textId="77777777" w:rsidR="00D7631F" w:rsidRDefault="00D7631F" w:rsidP="00D7631F">
                      <w:pPr>
                        <w:jc w:val="center"/>
                      </w:pPr>
                      <w:r>
                        <w:t>extraction</w:t>
                      </w:r>
                    </w:p>
                  </w:txbxContent>
                </v:textbox>
                <w10:wrap anchorx="margin"/>
              </v:roundrect>
            </w:pict>
          </mc:Fallback>
        </mc:AlternateContent>
      </w:r>
      <w:r>
        <w:rPr>
          <w:b/>
          <w:bCs/>
          <w:noProof/>
          <w:u w:val="single"/>
        </w:rPr>
        <mc:AlternateContent>
          <mc:Choice Requires="wps">
            <w:drawing>
              <wp:anchor distT="0" distB="0" distL="114300" distR="114300" simplePos="0" relativeHeight="251658247" behindDoc="0" locked="0" layoutInCell="1" allowOverlap="1" wp14:anchorId="072250FC" wp14:editId="4A898C58">
                <wp:simplePos x="0" y="0"/>
                <wp:positionH relativeFrom="margin">
                  <wp:posOffset>480695</wp:posOffset>
                </wp:positionH>
                <wp:positionV relativeFrom="paragraph">
                  <wp:posOffset>2425383</wp:posOffset>
                </wp:positionV>
                <wp:extent cx="1243012" cy="590550"/>
                <wp:effectExtent l="0" t="0" r="14605" b="19050"/>
                <wp:wrapNone/>
                <wp:docPr id="10" name="Rectangle: Rounded Corners 10"/>
                <wp:cNvGraphicFramePr/>
                <a:graphic xmlns:a="http://schemas.openxmlformats.org/drawingml/2006/main">
                  <a:graphicData uri="http://schemas.microsoft.com/office/word/2010/wordprocessingShape">
                    <wps:wsp>
                      <wps:cNvSpPr/>
                      <wps:spPr>
                        <a:xfrm>
                          <a:off x="0" y="0"/>
                          <a:ext cx="1243012"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8E9640" w14:textId="77777777" w:rsidR="00D7631F" w:rsidRDefault="00D7631F" w:rsidP="00D7631F">
                            <w:pPr>
                              <w:jc w:val="center"/>
                            </w:pPr>
                            <w:r>
                              <w:t>unzip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2250FC" id="Rectangle: Rounded Corners 10" o:spid="_x0000_s1028" style="position:absolute;margin-left:37.85pt;margin-top:191pt;width:97.85pt;height:4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" fillcolor="#4472c4 [3204]" strokecolor="#1f3763 [1604]" strokeweight="1pt">
                <v:stroke joinstyle="miter"/>
                <v:textbox>
                  <w:txbxContent>
                    <w:p w14:paraId="6B8E9640" w14:textId="77777777" w:rsidR="00D7631F" w:rsidRDefault="00D7631F" w:rsidP="00D7631F">
                      <w:pPr>
                        <w:jc w:val="center"/>
                      </w:pPr>
                      <w:r>
                        <w:t>unzip</w:t>
                      </w:r>
                    </w:p>
                  </w:txbxContent>
                </v:textbox>
                <w10:wrap anchorx="margin"/>
              </v:roundrect>
            </w:pict>
          </mc:Fallback>
        </mc:AlternateContent>
      </w:r>
      <w:r>
        <w:rPr>
          <w:b/>
          <w:bCs/>
          <w:noProof/>
          <w:u w:val="single"/>
        </w:rPr>
        <mc:AlternateContent>
          <mc:Choice Requires="wps">
            <w:drawing>
              <wp:anchor distT="0" distB="0" distL="114300" distR="114300" simplePos="0" relativeHeight="251658243" behindDoc="0" locked="0" layoutInCell="1" allowOverlap="1" wp14:anchorId="19D9D9AC" wp14:editId="55805CD2">
                <wp:simplePos x="0" y="0"/>
                <wp:positionH relativeFrom="column">
                  <wp:posOffset>2043113</wp:posOffset>
                </wp:positionH>
                <wp:positionV relativeFrom="paragraph">
                  <wp:posOffset>1001395</wp:posOffset>
                </wp:positionV>
                <wp:extent cx="1304925" cy="614045"/>
                <wp:effectExtent l="0" t="0" r="28575" b="14605"/>
                <wp:wrapNone/>
                <wp:docPr id="5" name="Rectangle: Rounded Corners 5"/>
                <wp:cNvGraphicFramePr/>
                <a:graphic xmlns:a="http://schemas.openxmlformats.org/drawingml/2006/main">
                  <a:graphicData uri="http://schemas.microsoft.com/office/word/2010/wordprocessingShape">
                    <wps:wsp>
                      <wps:cNvSpPr/>
                      <wps:spPr>
                        <a:xfrm>
                          <a:off x="0" y="0"/>
                          <a:ext cx="1304925" cy="6140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270E8F" w14:textId="77777777" w:rsidR="00D7631F" w:rsidRDefault="00D7631F" w:rsidP="00D7631F">
                            <w:pPr>
                              <w:jc w:val="center"/>
                            </w:pPr>
                            <w: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D9D9AC" id="Rectangle: Rounded Corners 5" o:spid="_x0000_s1029" style="position:absolute;margin-left:160.9pt;margin-top:78.85pt;width:102.75pt;height:48.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" fillcolor="#4472c4 [3204]" strokecolor="#1f3763 [1604]" strokeweight="1pt">
                <v:stroke joinstyle="miter"/>
                <v:textbox>
                  <w:txbxContent>
                    <w:p w14:paraId="58270E8F" w14:textId="77777777" w:rsidR="00D7631F" w:rsidRDefault="00D7631F" w:rsidP="00D7631F">
                      <w:pPr>
                        <w:jc w:val="center"/>
                      </w:pPr>
                      <w:r>
                        <w:t>data</w:t>
                      </w:r>
                    </w:p>
                  </w:txbxContent>
                </v:textbox>
              </v:roundrect>
            </w:pict>
          </mc:Fallback>
        </mc:AlternateContent>
      </w:r>
      <w:r>
        <w:rPr>
          <w:b/>
          <w:bCs/>
          <w:noProof/>
          <w:u w:val="single"/>
        </w:rPr>
        <mc:AlternateContent>
          <mc:Choice Requires="wps">
            <w:drawing>
              <wp:anchor distT="0" distB="0" distL="114300" distR="114300" simplePos="0" relativeHeight="251658242" behindDoc="0" locked="0" layoutInCell="1" allowOverlap="1" wp14:anchorId="3875CD1D" wp14:editId="1A4AAFCC">
                <wp:simplePos x="0" y="0"/>
                <wp:positionH relativeFrom="column">
                  <wp:posOffset>3757613</wp:posOffset>
                </wp:positionH>
                <wp:positionV relativeFrom="paragraph">
                  <wp:posOffset>991870</wp:posOffset>
                </wp:positionV>
                <wp:extent cx="1347787" cy="609600"/>
                <wp:effectExtent l="0" t="0" r="24130" b="19050"/>
                <wp:wrapNone/>
                <wp:docPr id="4" name="Rectangle: Rounded Corners 4"/>
                <wp:cNvGraphicFramePr/>
                <a:graphic xmlns:a="http://schemas.openxmlformats.org/drawingml/2006/main">
                  <a:graphicData uri="http://schemas.microsoft.com/office/word/2010/wordprocessingShape">
                    <wps:wsp>
                      <wps:cNvSpPr/>
                      <wps:spPr>
                        <a:xfrm>
                          <a:off x="0" y="0"/>
                          <a:ext cx="1347787" cy="60960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6D6660C8" w14:textId="77777777" w:rsidR="00D7631F" w:rsidRDefault="00D7631F" w:rsidP="00D7631F">
                            <w:pPr>
                              <w:jc w:val="center"/>
                            </w:pPr>
                            <w:r>
                              <w:t>R (contains all R functions)</w:t>
                            </w:r>
                          </w:p>
                          <w:p w14:paraId="0B9BDAE3" w14:textId="77777777" w:rsidR="00D7631F" w:rsidRDefault="00D7631F" w:rsidP="00D7631F">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5CD1D" id="Rectangle: Rounded Corners 4" o:spid="_x0000_s1030" style="position:absolute;margin-left:295.9pt;margin-top:78.1pt;width:106.1pt;height:4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" fillcolor="#a5a5a5 [3206]" strokecolor="#525252 [1606]" strokeweight="1pt">
                <v:stroke joinstyle="miter"/>
                <v:textbox>
                  <w:txbxContent>
                    <w:p w14:paraId="6D6660C8" w14:textId="77777777" w:rsidR="00D7631F" w:rsidRDefault="00D7631F" w:rsidP="00D7631F">
                      <w:pPr>
                        <w:jc w:val="center"/>
                      </w:pPr>
                      <w:r>
                        <w:t>R (contains all R functions)</w:t>
                      </w:r>
                    </w:p>
                    <w:p w14:paraId="0B9BDAE3" w14:textId="77777777" w:rsidR="00D7631F" w:rsidRDefault="00D7631F" w:rsidP="00D7631F">
                      <w:pPr>
                        <w:jc w:val="center"/>
                      </w:pPr>
                      <w:r>
                        <w:t>(c</w:t>
                      </w:r>
                    </w:p>
                  </w:txbxContent>
                </v:textbox>
              </v:roundrect>
            </w:pict>
          </mc:Fallback>
        </mc:AlternateContent>
      </w:r>
      <w:r>
        <w:rPr>
          <w:b/>
          <w:bCs/>
          <w:noProof/>
          <w:u w:val="single"/>
        </w:rPr>
        <mc:AlternateContent>
          <mc:Choice Requires="wps">
            <w:drawing>
              <wp:anchor distT="0" distB="0" distL="114300" distR="114300" simplePos="0" relativeHeight="251658241" behindDoc="0" locked="0" layoutInCell="1" allowOverlap="1" wp14:anchorId="3E46EBEB" wp14:editId="41D562CC">
                <wp:simplePos x="0" y="0"/>
                <wp:positionH relativeFrom="column">
                  <wp:posOffset>352425</wp:posOffset>
                </wp:positionH>
                <wp:positionV relativeFrom="paragraph">
                  <wp:posOffset>991870</wp:posOffset>
                </wp:positionV>
                <wp:extent cx="1285240" cy="623888"/>
                <wp:effectExtent l="0" t="0" r="10160" b="24130"/>
                <wp:wrapNone/>
                <wp:docPr id="2" name="Rectangle: Rounded Corners 2"/>
                <wp:cNvGraphicFramePr/>
                <a:graphic xmlns:a="http://schemas.openxmlformats.org/drawingml/2006/main">
                  <a:graphicData uri="http://schemas.microsoft.com/office/word/2010/wordprocessingShape">
                    <wps:wsp>
                      <wps:cNvSpPr/>
                      <wps:spPr>
                        <a:xfrm>
                          <a:off x="0" y="0"/>
                          <a:ext cx="1285240" cy="623888"/>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28DE40" w14:textId="77777777" w:rsidR="00D7631F" w:rsidRDefault="00D7631F" w:rsidP="00D7631F">
                            <w:pPr>
                              <w:jc w:val="center"/>
                            </w:pPr>
                            <w:r>
                              <w:t>Code (code to do the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46EBEB" id="Rectangle: Rounded Corners 2" o:spid="_x0000_s1031" style="position:absolute;margin-left:27.75pt;margin-top:78.1pt;width:101.2pt;height:49.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" fillcolor="#ffc000 [3207]" strokecolor="#7f5f00 [1607]" strokeweight="1pt">
                <v:stroke joinstyle="miter"/>
                <v:textbox>
                  <w:txbxContent>
                    <w:p w14:paraId="7528DE40" w14:textId="77777777" w:rsidR="00D7631F" w:rsidRDefault="00D7631F" w:rsidP="00D7631F">
                      <w:pPr>
                        <w:jc w:val="center"/>
                      </w:pPr>
                      <w:r>
                        <w:t>Code (code to do the extraction)</w:t>
                      </w:r>
                    </w:p>
                  </w:txbxContent>
                </v:textbox>
              </v:roundrect>
            </w:pict>
          </mc:Fallback>
        </mc:AlternateContent>
      </w:r>
      <w:r>
        <w:rPr>
          <w:b/>
          <w:bCs/>
          <w:noProof/>
          <w:u w:val="single"/>
        </w:rPr>
        <mc:AlternateContent>
          <mc:Choice Requires="wps">
            <w:drawing>
              <wp:anchor distT="0" distB="0" distL="114300" distR="114300" simplePos="0" relativeHeight="251658246" behindDoc="0" locked="0" layoutInCell="1" allowOverlap="1" wp14:anchorId="323C1071" wp14:editId="454F7AD8">
                <wp:simplePos x="0" y="0"/>
                <wp:positionH relativeFrom="column">
                  <wp:posOffset>3119438</wp:posOffset>
                </wp:positionH>
                <wp:positionV relativeFrom="paragraph">
                  <wp:posOffset>534670</wp:posOffset>
                </wp:positionV>
                <wp:extent cx="676275" cy="495300"/>
                <wp:effectExtent l="0" t="0" r="66675" b="57150"/>
                <wp:wrapNone/>
                <wp:docPr id="8" name="Straight Arrow Connector 8"/>
                <wp:cNvGraphicFramePr/>
                <a:graphic xmlns:a="http://schemas.openxmlformats.org/drawingml/2006/main">
                  <a:graphicData uri="http://schemas.microsoft.com/office/word/2010/wordprocessingShape">
                    <wps:wsp>
                      <wps:cNvCnPr/>
                      <wps:spPr>
                        <a:xfrm>
                          <a:off x="0" y="0"/>
                          <a:ext cx="67627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1C0AA4" id="Straight Arrow Connector 8" o:spid="_x0000_s1026" type="#_x0000_t32" style="position:absolute;margin-left:245.65pt;margin-top:42.1pt;width:53.25pt;height:3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5" behindDoc="0" locked="0" layoutInCell="1" allowOverlap="1" wp14:anchorId="1528885D" wp14:editId="4F040DBC">
                <wp:simplePos x="0" y="0"/>
                <wp:positionH relativeFrom="column">
                  <wp:posOffset>2638425</wp:posOffset>
                </wp:positionH>
                <wp:positionV relativeFrom="paragraph">
                  <wp:posOffset>558165</wp:posOffset>
                </wp:positionV>
                <wp:extent cx="0" cy="424180"/>
                <wp:effectExtent l="76200" t="0" r="57150" b="52070"/>
                <wp:wrapNone/>
                <wp:docPr id="7" name="Straight Arrow Connector 7"/>
                <wp:cNvGraphicFramePr/>
                <a:graphic xmlns:a="http://schemas.openxmlformats.org/drawingml/2006/main">
                  <a:graphicData uri="http://schemas.microsoft.com/office/word/2010/wordprocessingShape">
                    <wps:wsp>
                      <wps:cNvCnPr/>
                      <wps:spPr>
                        <a:xfrm>
                          <a:off x="0" y="0"/>
                          <a:ext cx="0" cy="424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F530EA" id="Straight Arrow Connector 7" o:spid="_x0000_s1026" type="#_x0000_t32" style="position:absolute;margin-left:207.75pt;margin-top:43.95pt;width:0;height:33.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4" behindDoc="0" locked="0" layoutInCell="1" allowOverlap="1" wp14:anchorId="698FB6BE" wp14:editId="496281DF">
                <wp:simplePos x="0" y="0"/>
                <wp:positionH relativeFrom="column">
                  <wp:posOffset>1619250</wp:posOffset>
                </wp:positionH>
                <wp:positionV relativeFrom="paragraph">
                  <wp:posOffset>534670</wp:posOffset>
                </wp:positionV>
                <wp:extent cx="566738" cy="481013"/>
                <wp:effectExtent l="38100" t="0" r="24130" b="52705"/>
                <wp:wrapNone/>
                <wp:docPr id="6" name="Straight Arrow Connector 6"/>
                <wp:cNvGraphicFramePr/>
                <a:graphic xmlns:a="http://schemas.openxmlformats.org/drawingml/2006/main">
                  <a:graphicData uri="http://schemas.microsoft.com/office/word/2010/wordprocessingShape">
                    <wps:wsp>
                      <wps:cNvCnPr/>
                      <wps:spPr>
                        <a:xfrm flipH="1">
                          <a:off x="0" y="0"/>
                          <a:ext cx="566738" cy="481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B213AA" id="Straight Arrow Connector 6" o:spid="_x0000_s1026" type="#_x0000_t32" style="position:absolute;margin-left:127.5pt;margin-top:42.1pt;width:44.65pt;height:37.9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0" behindDoc="0" locked="0" layoutInCell="1" allowOverlap="1" wp14:anchorId="631D2299" wp14:editId="6FC53892">
                <wp:simplePos x="0" y="0"/>
                <wp:positionH relativeFrom="column">
                  <wp:posOffset>2147887</wp:posOffset>
                </wp:positionH>
                <wp:positionV relativeFrom="paragraph">
                  <wp:posOffset>144145</wp:posOffset>
                </wp:positionV>
                <wp:extent cx="995363" cy="414338"/>
                <wp:effectExtent l="0" t="0" r="14605" b="24130"/>
                <wp:wrapNone/>
                <wp:docPr id="1" name="Rectangle: Rounded Corners 1"/>
                <wp:cNvGraphicFramePr/>
                <a:graphic xmlns:a="http://schemas.openxmlformats.org/drawingml/2006/main">
                  <a:graphicData uri="http://schemas.microsoft.com/office/word/2010/wordprocessingShape">
                    <wps:wsp>
                      <wps:cNvSpPr/>
                      <wps:spPr>
                        <a:xfrm>
                          <a:off x="0" y="0"/>
                          <a:ext cx="995363" cy="41433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E32866" w14:textId="77777777" w:rsidR="00D7631F" w:rsidRDefault="00D7631F" w:rsidP="00D7631F">
                            <w:pPr>
                              <w:jc w:val="center"/>
                            </w:pPr>
                            <w:r>
                              <w:t>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1D2299" id="Rectangle: Rounded Corners 1" o:spid="_x0000_s1032" style="position:absolute;margin-left:169.1pt;margin-top:11.35pt;width:78.4pt;height:3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" fillcolor="white [3201]" strokecolor="#70ad47 [3209]" strokeweight="1pt">
                <v:stroke joinstyle="miter"/>
                <v:textbox>
                  <w:txbxContent>
                    <w:p w14:paraId="3BE32866" w14:textId="77777777" w:rsidR="00D7631F" w:rsidRDefault="00D7631F" w:rsidP="00D7631F">
                      <w:pPr>
                        <w:jc w:val="center"/>
                      </w:pPr>
                      <w:r>
                        <w:t>Root</w:t>
                      </w:r>
                    </w:p>
                  </w:txbxContent>
                </v:textbox>
              </v:roundrect>
            </w:pict>
          </mc:Fallback>
        </mc:AlternateContent>
      </w:r>
    </w:p>
    <w:p w14:paraId="7B3BE30E" w14:textId="77777777" w:rsidR="00D7631F" w:rsidRDefault="00D7631F" w:rsidP="00D7631F">
      <w:pPr>
        <w:rPr>
          <w:b/>
          <w:bCs/>
          <w:u w:val="single"/>
        </w:rPr>
      </w:pPr>
    </w:p>
    <w:p w14:paraId="438294C9" w14:textId="77777777" w:rsidR="00D7631F" w:rsidRDefault="00D7631F" w:rsidP="00D7631F">
      <w:pPr>
        <w:rPr>
          <w:b/>
          <w:bCs/>
          <w:u w:val="single"/>
        </w:rPr>
      </w:pPr>
    </w:p>
    <w:p w14:paraId="0392B0E0" w14:textId="77777777" w:rsidR="00D7631F" w:rsidRDefault="00D7631F" w:rsidP="00D7631F">
      <w:pPr>
        <w:rPr>
          <w:b/>
          <w:bCs/>
          <w:u w:val="single"/>
        </w:rPr>
      </w:pPr>
    </w:p>
    <w:p w14:paraId="2D982A4A" w14:textId="77777777" w:rsidR="00D7631F" w:rsidRDefault="00D7631F" w:rsidP="00D7631F">
      <w:pPr>
        <w:rPr>
          <w:b/>
          <w:bCs/>
          <w:u w:val="single"/>
        </w:rPr>
      </w:pPr>
    </w:p>
    <w:p w14:paraId="419B131A" w14:textId="77777777" w:rsidR="00D7631F" w:rsidRDefault="00D7631F" w:rsidP="00D7631F">
      <w:pPr>
        <w:rPr>
          <w:b/>
          <w:bCs/>
          <w:u w:val="single"/>
        </w:rPr>
      </w:pPr>
    </w:p>
    <w:p w14:paraId="7538AB74" w14:textId="77777777" w:rsidR="00D7631F" w:rsidRDefault="00D7631F" w:rsidP="00D7631F">
      <w:pPr>
        <w:rPr>
          <w:b/>
          <w:bCs/>
          <w:u w:val="single"/>
        </w:rPr>
      </w:pPr>
    </w:p>
    <w:p w14:paraId="1A166745" w14:textId="77777777" w:rsidR="00D7631F" w:rsidRDefault="00D7631F" w:rsidP="00D7631F">
      <w:pPr>
        <w:rPr>
          <w:b/>
          <w:bCs/>
          <w:u w:val="single"/>
        </w:rPr>
      </w:pPr>
    </w:p>
    <w:p w14:paraId="68848BB8" w14:textId="77777777" w:rsidR="00D7631F" w:rsidRDefault="00D7631F" w:rsidP="00D7631F">
      <w:pPr>
        <w:rPr>
          <w:b/>
          <w:bCs/>
          <w:u w:val="single"/>
        </w:rPr>
      </w:pPr>
    </w:p>
    <w:p w14:paraId="3FF100E3" w14:textId="77777777" w:rsidR="00D7631F" w:rsidRDefault="00D7631F" w:rsidP="00D7631F">
      <w:pPr>
        <w:rPr>
          <w:b/>
          <w:bCs/>
          <w:u w:val="single"/>
        </w:rPr>
      </w:pPr>
    </w:p>
    <w:p w14:paraId="1BBBE5A6" w14:textId="77777777" w:rsidR="00D7631F" w:rsidRDefault="00D7631F" w:rsidP="00D7631F">
      <w:pPr>
        <w:rPr>
          <w:b/>
          <w:bCs/>
          <w:u w:val="single"/>
        </w:rPr>
      </w:pPr>
    </w:p>
    <w:p w14:paraId="1265DB56" w14:textId="77777777" w:rsidR="00D7631F" w:rsidRDefault="00D7631F" w:rsidP="00D7631F">
      <w:pPr>
        <w:rPr>
          <w:b/>
          <w:bCs/>
          <w:u w:val="single"/>
        </w:rPr>
      </w:pPr>
    </w:p>
    <w:p w14:paraId="689C3766" w14:textId="77777777" w:rsidR="00D7631F" w:rsidRPr="00394AD7" w:rsidRDefault="00D7631F" w:rsidP="00D7631F">
      <w:r w:rsidRPr="00394AD7">
        <w:t>There are three data directories:</w:t>
      </w:r>
    </w:p>
    <w:p w14:paraId="4C0636FF" w14:textId="77777777" w:rsidR="00D7631F" w:rsidRDefault="00D7631F" w:rsidP="00D7631F">
      <w:r w:rsidRPr="003C2DB1">
        <w:rPr>
          <w:b/>
          <w:bCs/>
        </w:rPr>
        <w:t xml:space="preserve">Unzip </w:t>
      </w:r>
      <w:r>
        <w:t xml:space="preserve">contains the unzipped raw (.txt) flat files. The original flat files themselves are stored in a separate directory to which nobody has write access, meaning we always have a </w:t>
      </w:r>
      <w:proofErr w:type="spellStart"/>
      <w:r>
        <w:t>back up</w:t>
      </w:r>
      <w:proofErr w:type="spellEnd"/>
      <w:r>
        <w:t xml:space="preserve">. We </w:t>
      </w:r>
      <w:proofErr w:type="gramStart"/>
      <w:r>
        <w:t>make the assumption</w:t>
      </w:r>
      <w:proofErr w:type="gramEnd"/>
      <w:r>
        <w:t xml:space="preserve"> anyone else wanting to use these programs and follow this process has unzipped the </w:t>
      </w:r>
      <w:proofErr w:type="spellStart"/>
      <w:r>
        <w:t>flatfiles</w:t>
      </w:r>
      <w:proofErr w:type="spellEnd"/>
      <w:r>
        <w:t xml:space="preserve"> into the unzip folder.</w:t>
      </w:r>
    </w:p>
    <w:p w14:paraId="2578A08B" w14:textId="77777777" w:rsidR="00D7631F" w:rsidRDefault="00D7631F" w:rsidP="00D7631F">
      <w:proofErr w:type="spellStart"/>
      <w:r>
        <w:rPr>
          <w:b/>
          <w:bCs/>
        </w:rPr>
        <w:t>s</w:t>
      </w:r>
      <w:r w:rsidRPr="00394AD7">
        <w:rPr>
          <w:b/>
          <w:bCs/>
        </w:rPr>
        <w:t>ql</w:t>
      </w:r>
      <w:proofErr w:type="spellEnd"/>
      <w:r>
        <w:rPr>
          <w:b/>
          <w:bCs/>
        </w:rPr>
        <w:t xml:space="preserve"> </w:t>
      </w:r>
      <w:r w:rsidRPr="00394AD7">
        <w:t>contain</w:t>
      </w:r>
      <w:r>
        <w:t xml:space="preserve">s </w:t>
      </w:r>
      <w:proofErr w:type="spellStart"/>
      <w:r>
        <w:t>sqlite</w:t>
      </w:r>
      <w:proofErr w:type="spellEnd"/>
      <w:r>
        <w:t xml:space="preserve"> databases created using package </w:t>
      </w:r>
      <w:proofErr w:type="spellStart"/>
      <w:r>
        <w:t>RSQLite</w:t>
      </w:r>
      <w:proofErr w:type="spellEnd"/>
      <w:r>
        <w:t>. These are intermediatory datasets, from which we will define our variables and cohorts of interest.</w:t>
      </w:r>
    </w:p>
    <w:p w14:paraId="1FB3A80D" w14:textId="77777777" w:rsidR="00D7631F" w:rsidRDefault="00D7631F" w:rsidP="00D7631F">
      <w:r>
        <w:rPr>
          <w:b/>
          <w:bCs/>
        </w:rPr>
        <w:t>e</w:t>
      </w:r>
      <w:r w:rsidRPr="00394AD7">
        <w:rPr>
          <w:b/>
          <w:bCs/>
        </w:rPr>
        <w:t>xtraction</w:t>
      </w:r>
      <w:r>
        <w:rPr>
          <w:b/>
          <w:bCs/>
        </w:rPr>
        <w:t xml:space="preserve"> </w:t>
      </w:r>
      <w:r w:rsidRPr="00394AD7">
        <w:t xml:space="preserve">contains all extracted data, that is cohorts and variables. </w:t>
      </w:r>
      <w:r>
        <w:t xml:space="preserve">Users will likely have to write their own code to apply the relevant inclusion and exclusion criteria. Once a cohort has been </w:t>
      </w:r>
      <w:r>
        <w:lastRenderedPageBreak/>
        <w:t xml:space="preserve">defined, it should be stored in this folder </w:t>
      </w:r>
      <w:proofErr w:type="gramStart"/>
      <w:r>
        <w:t>in order to</w:t>
      </w:r>
      <w:proofErr w:type="gramEnd"/>
      <w:r>
        <w:t xml:space="preserve"> then extract chosen variables for individuals in this cohort.</w:t>
      </w:r>
    </w:p>
    <w:p w14:paraId="4A42AD00" w14:textId="77777777" w:rsidR="00D7631F" w:rsidRDefault="00D7631F" w:rsidP="00D7631F">
      <w:r>
        <w:rPr>
          <w:b/>
          <w:bCs/>
        </w:rPr>
        <w:t xml:space="preserve">code </w:t>
      </w:r>
      <w:r w:rsidRPr="00394AD7">
        <w:t>contains files which must be run to define the cohort and extract variables for the cohort of interest.</w:t>
      </w:r>
    </w:p>
    <w:p w14:paraId="7AF3AE44" w14:textId="77777777" w:rsidR="00D7631F" w:rsidRPr="00FA785D" w:rsidRDefault="00D7631F" w:rsidP="00D7631F">
      <w:r w:rsidRPr="00394AD7">
        <w:rPr>
          <w:b/>
          <w:bCs/>
        </w:rPr>
        <w:t>R</w:t>
      </w:r>
      <w:r>
        <w:rPr>
          <w:b/>
          <w:bCs/>
        </w:rPr>
        <w:t xml:space="preserve"> </w:t>
      </w:r>
      <w:r w:rsidRPr="00394AD7">
        <w:t>contains R f</w:t>
      </w:r>
      <w:r>
        <w:t>u</w:t>
      </w:r>
      <w:r w:rsidRPr="00394AD7">
        <w:t xml:space="preserve">nctions which </w:t>
      </w:r>
      <w:r>
        <w:t>are</w:t>
      </w:r>
      <w:r w:rsidRPr="00394AD7">
        <w:t xml:space="preserve"> used </w:t>
      </w:r>
      <w:r>
        <w:t>across the data extraction process</w:t>
      </w:r>
      <w:r w:rsidRPr="00394AD7">
        <w:t xml:space="preserve">. This includes functions to read the raw .txt files, create </w:t>
      </w:r>
      <w:proofErr w:type="spellStart"/>
      <w:r w:rsidRPr="00394AD7">
        <w:t>sqlite</w:t>
      </w:r>
      <w:proofErr w:type="spellEnd"/>
      <w:r w:rsidRPr="00394AD7">
        <w:t xml:space="preserve"> databases, and extract variables of interest.</w:t>
      </w:r>
    </w:p>
    <w:p w14:paraId="71715BAA" w14:textId="77777777" w:rsidR="00D7631F" w:rsidRDefault="00D7631F" w:rsidP="00D7631F">
      <w:pPr>
        <w:pStyle w:val="Heading2"/>
      </w:pPr>
      <w:bookmarkStart w:id="3" w:name="_Toc173322558"/>
      <w:bookmarkStart w:id="4" w:name="_Toc205549756"/>
      <w:r>
        <w:t>List of programs and what they do</w:t>
      </w:r>
      <w:bookmarkEnd w:id="3"/>
      <w:bookmarkEnd w:id="4"/>
    </w:p>
    <w:p w14:paraId="24D6776E" w14:textId="77777777" w:rsidR="00D7631F" w:rsidRPr="00CC608D" w:rsidRDefault="00D7631F" w:rsidP="00D7631F">
      <w:r>
        <w:t xml:space="preserve">Note, this code has been used to develop an R package for CPRD data extraction, </w:t>
      </w:r>
      <w:proofErr w:type="spellStart"/>
      <w:r>
        <w:t>rcprd</w:t>
      </w:r>
      <w:proofErr w:type="spellEnd"/>
      <w:r>
        <w:t xml:space="preserve">: </w:t>
      </w:r>
      <w:hyperlink r:id="rId10" w:history="1">
        <w:r w:rsidRPr="007F20D1">
          <w:rPr>
            <w:rStyle w:val="Hyperlink"/>
          </w:rPr>
          <w:t>https://github.com/alexpate30/rcprd</w:t>
        </w:r>
      </w:hyperlink>
      <w:r>
        <w:t>. All the code mentioned here has been superseded by this package.</w:t>
      </w:r>
    </w:p>
    <w:p w14:paraId="52B07560" w14:textId="77777777" w:rsidR="00D7631F" w:rsidRDefault="00D7631F" w:rsidP="00D7631F">
      <w:r>
        <w:t xml:space="preserve">The code for creation of the cohort is split into multiple folders, </w:t>
      </w:r>
      <w:r w:rsidRPr="005006EA">
        <w:rPr>
          <w:i/>
          <w:iCs/>
        </w:rPr>
        <w:t>‘p0_read_in_codelists’</w:t>
      </w:r>
      <w:r>
        <w:t>, ‘</w:t>
      </w:r>
      <w:r w:rsidRPr="00300576">
        <w:rPr>
          <w:i/>
          <w:iCs/>
        </w:rPr>
        <w:t>p1_cohort_definition</w:t>
      </w:r>
      <w:r>
        <w:rPr>
          <w:i/>
          <w:iCs/>
        </w:rPr>
        <w:t>’</w:t>
      </w:r>
      <w:r>
        <w:t>, ‘</w:t>
      </w:r>
      <w:r w:rsidRPr="00300576">
        <w:rPr>
          <w:i/>
          <w:iCs/>
        </w:rPr>
        <w:t>p2_cohort_baseline</w:t>
      </w:r>
      <w:r>
        <w:rPr>
          <w:i/>
          <w:iCs/>
        </w:rPr>
        <w:t>’</w:t>
      </w:r>
      <w:r>
        <w:t xml:space="preserve"> and ‘</w:t>
      </w:r>
      <w:r w:rsidRPr="00CB02E2">
        <w:rPr>
          <w:i/>
          <w:iCs/>
        </w:rPr>
        <w:t>p3_cohort_followup</w:t>
      </w:r>
      <w:r>
        <w:t xml:space="preserve">’ all contained within the ‘code’ directory. The </w:t>
      </w:r>
      <w:r w:rsidRPr="005006EA">
        <w:rPr>
          <w:i/>
          <w:iCs/>
        </w:rPr>
        <w:t>‘p0_read_in_codelists’</w:t>
      </w:r>
      <w:r>
        <w:rPr>
          <w:i/>
          <w:iCs/>
        </w:rPr>
        <w:t xml:space="preserve"> </w:t>
      </w:r>
      <w:r w:rsidRPr="00B42C76">
        <w:t>create codelists</w:t>
      </w:r>
      <w:r>
        <w:t xml:space="preserve"> in the appropriate format for extracting CPRD </w:t>
      </w:r>
      <w:proofErr w:type="spellStart"/>
      <w:r>
        <w:t>Aurum</w:t>
      </w:r>
      <w:proofErr w:type="spellEnd"/>
      <w:r>
        <w:t xml:space="preserve"> data.</w:t>
      </w:r>
      <w:r>
        <w:rPr>
          <w:i/>
          <w:iCs/>
        </w:rPr>
        <w:t xml:space="preserve"> </w:t>
      </w:r>
      <w:r>
        <w:t>Programs in ‘</w:t>
      </w:r>
      <w:r w:rsidRPr="00300576">
        <w:rPr>
          <w:i/>
          <w:iCs/>
        </w:rPr>
        <w:t>p1_cohort_definition</w:t>
      </w:r>
      <w:r>
        <w:rPr>
          <w:i/>
          <w:iCs/>
        </w:rPr>
        <w:t>’</w:t>
      </w:r>
      <w:r>
        <w:t xml:space="preserve"> should be run in order. They create a cohort based on the inclusion/exclusion criteria of the CHARIOT </w:t>
      </w:r>
      <w:proofErr w:type="gramStart"/>
      <w:r>
        <w:t>study, and</w:t>
      </w:r>
      <w:proofErr w:type="gramEnd"/>
      <w:r>
        <w:t xml:space="preserve"> create an SQLite database with the CPRD </w:t>
      </w:r>
      <w:proofErr w:type="spellStart"/>
      <w:r>
        <w:t>Aurum</w:t>
      </w:r>
      <w:proofErr w:type="spellEnd"/>
      <w:r>
        <w:t xml:space="preserve"> medical and prescription data for these individuals. The programs in ‘</w:t>
      </w:r>
      <w:r w:rsidRPr="00300576">
        <w:rPr>
          <w:i/>
          <w:iCs/>
        </w:rPr>
        <w:t>p2_cohort_baseline</w:t>
      </w:r>
      <w:r>
        <w:rPr>
          <w:i/>
          <w:iCs/>
        </w:rPr>
        <w:t xml:space="preserve">’ </w:t>
      </w:r>
      <w:r>
        <w:t>should be run in order. These programs extract variables of interest at ‘baseline’, which is the date upon which they become eligible for entry into our study cohort (first of: date turned 18; 1</w:t>
      </w:r>
      <w:r w:rsidRPr="00B20CE1">
        <w:rPr>
          <w:vertAlign w:val="superscript"/>
        </w:rPr>
        <w:t>st</w:t>
      </w:r>
      <w:r>
        <w:t xml:space="preserve"> January 2005; 1-year up to standard follow-up in CPRD). They are then merged into an analysis-ready dataset and missing values imputed using multiple imputation. The programs in ‘</w:t>
      </w:r>
      <w:r w:rsidRPr="00CB02E2">
        <w:rPr>
          <w:i/>
          <w:iCs/>
        </w:rPr>
        <w:t>p3_cohort_followup</w:t>
      </w:r>
      <w:r>
        <w:rPr>
          <w:i/>
          <w:iCs/>
        </w:rPr>
        <w:t xml:space="preserve">’ </w:t>
      </w:r>
      <w:r>
        <w:t>should be run in order. They extract variables of interest at 1/2/3/4/5 years post baseline index date (start of follow-up) and merge into datasets. A complete list of the programs and what they do is given in Table 1.</w:t>
      </w:r>
    </w:p>
    <w:p w14:paraId="15D00200" w14:textId="77777777" w:rsidR="00F67490" w:rsidRPr="00BC1A29" w:rsidRDefault="00F67490" w:rsidP="00F67490">
      <w:pPr>
        <w:rPr>
          <w:b/>
          <w:bCs/>
          <w:u w:val="single"/>
        </w:rPr>
      </w:pPr>
      <w:r w:rsidRPr="00BC1A29">
        <w:rPr>
          <w:b/>
          <w:bCs/>
          <w:u w:val="single"/>
        </w:rPr>
        <w:t>Table 1: Program names and utility</w:t>
      </w:r>
    </w:p>
    <w:tbl>
      <w:tblPr>
        <w:tblStyle w:val="TableGrid"/>
        <w:tblW w:w="9634" w:type="dxa"/>
        <w:tblLayout w:type="fixed"/>
        <w:tblLook w:val="04A0" w:firstRow="1" w:lastRow="0" w:firstColumn="1" w:lastColumn="0" w:noHBand="0" w:noVBand="1"/>
      </w:tblPr>
      <w:tblGrid>
        <w:gridCol w:w="3256"/>
        <w:gridCol w:w="6378"/>
      </w:tblGrid>
      <w:tr w:rsidR="00F67490" w14:paraId="047FC34A" w14:textId="77777777" w:rsidTr="008658F0">
        <w:tc>
          <w:tcPr>
            <w:tcW w:w="3256" w:type="dxa"/>
          </w:tcPr>
          <w:p w14:paraId="67E987C6" w14:textId="77777777" w:rsidR="00F67490" w:rsidRPr="00617F65" w:rsidRDefault="00F67490" w:rsidP="008658F0">
            <w:pPr>
              <w:rPr>
                <w:b/>
                <w:bCs/>
              </w:rPr>
            </w:pPr>
            <w:r w:rsidRPr="00617F65">
              <w:rPr>
                <w:b/>
                <w:bCs/>
              </w:rPr>
              <w:t>Program name</w:t>
            </w:r>
          </w:p>
        </w:tc>
        <w:tc>
          <w:tcPr>
            <w:tcW w:w="6378" w:type="dxa"/>
          </w:tcPr>
          <w:p w14:paraId="050AA59A" w14:textId="77777777" w:rsidR="00F67490" w:rsidRPr="00617F65" w:rsidRDefault="00F67490" w:rsidP="008658F0">
            <w:pPr>
              <w:rPr>
                <w:b/>
                <w:bCs/>
              </w:rPr>
            </w:pPr>
            <w:r w:rsidRPr="00617F65">
              <w:rPr>
                <w:b/>
                <w:bCs/>
              </w:rPr>
              <w:t>Utility</w:t>
            </w:r>
          </w:p>
        </w:tc>
      </w:tr>
      <w:tr w:rsidR="00F67490" w14:paraId="53BA0FD1" w14:textId="77777777" w:rsidTr="008658F0">
        <w:tc>
          <w:tcPr>
            <w:tcW w:w="9634" w:type="dxa"/>
            <w:gridSpan w:val="2"/>
          </w:tcPr>
          <w:p w14:paraId="3473A628" w14:textId="77777777" w:rsidR="00F67490" w:rsidRPr="00617F65" w:rsidRDefault="00F67490" w:rsidP="008658F0">
            <w:pPr>
              <w:rPr>
                <w:b/>
                <w:bCs/>
              </w:rPr>
            </w:pPr>
            <w:r>
              <w:rPr>
                <w:b/>
                <w:bCs/>
              </w:rPr>
              <w:t>Directory location: code/p1_cohort_definition</w:t>
            </w:r>
          </w:p>
        </w:tc>
      </w:tr>
      <w:tr w:rsidR="00F67490" w14:paraId="7900A130" w14:textId="77777777" w:rsidTr="008658F0">
        <w:tc>
          <w:tcPr>
            <w:tcW w:w="3256" w:type="dxa"/>
          </w:tcPr>
          <w:p w14:paraId="23FDA31D" w14:textId="77777777" w:rsidR="00F67490" w:rsidRDefault="00F67490" w:rsidP="008658F0">
            <w:r>
              <w:t>P1</w:t>
            </w:r>
          </w:p>
        </w:tc>
        <w:tc>
          <w:tcPr>
            <w:tcW w:w="6378" w:type="dxa"/>
          </w:tcPr>
          <w:p w14:paraId="54674F60" w14:textId="77777777" w:rsidR="00F67490" w:rsidRPr="004764E3" w:rsidRDefault="00F67490" w:rsidP="008658F0">
            <w:r>
              <w:t>Programs for unzipping the raw data</w:t>
            </w:r>
          </w:p>
          <w:p w14:paraId="1A5CE66D" w14:textId="77777777" w:rsidR="00F67490" w:rsidRDefault="00F67490" w:rsidP="008658F0"/>
        </w:tc>
      </w:tr>
      <w:tr w:rsidR="00F67490" w14:paraId="4F213237" w14:textId="77777777" w:rsidTr="008658F0">
        <w:tc>
          <w:tcPr>
            <w:tcW w:w="3256" w:type="dxa"/>
          </w:tcPr>
          <w:p w14:paraId="2834941E" w14:textId="77777777" w:rsidR="00F67490" w:rsidRDefault="00F67490" w:rsidP="008658F0">
            <w:r>
              <w:t>P2_apply_exclusion_criteria_</w:t>
            </w:r>
            <w:proofErr w:type="gramStart"/>
            <w:r>
              <w:t>1.R</w:t>
            </w:r>
            <w:proofErr w:type="gramEnd"/>
          </w:p>
        </w:tc>
        <w:tc>
          <w:tcPr>
            <w:tcW w:w="6378" w:type="dxa"/>
          </w:tcPr>
          <w:p w14:paraId="0423091C" w14:textId="77777777" w:rsidR="00F67490" w:rsidRDefault="00F67490" w:rsidP="008658F0">
            <w:r>
              <w:t>E</w:t>
            </w:r>
            <w:r w:rsidRPr="004764E3">
              <w:t>xtract patient, practice and linkage files, apply</w:t>
            </w:r>
            <w:r>
              <w:t xml:space="preserve"> all</w:t>
            </w:r>
            <w:r w:rsidRPr="004764E3">
              <w:t xml:space="preserve"> inclusion and exclusion criteria</w:t>
            </w:r>
            <w:r>
              <w:t xml:space="preserve"> except (“exclusion of individuals with prior CVD or </w:t>
            </w:r>
            <w:r>
              <w:rPr>
                <w:shd w:val="clear" w:color="auto" w:fill="FFFFFF"/>
              </w:rPr>
              <w:t>intracerebral haemorrhage</w:t>
            </w:r>
            <w:r>
              <w:t>”).</w:t>
            </w:r>
            <w:r w:rsidRPr="004764E3">
              <w:t xml:space="preserve"> </w:t>
            </w:r>
          </w:p>
        </w:tc>
      </w:tr>
      <w:tr w:rsidR="00F67490" w14:paraId="07126553" w14:textId="77777777" w:rsidTr="008658F0">
        <w:tc>
          <w:tcPr>
            <w:tcW w:w="3256" w:type="dxa"/>
          </w:tcPr>
          <w:p w14:paraId="479046EA" w14:textId="77777777" w:rsidR="00F67490" w:rsidRDefault="00F67490" w:rsidP="008658F0">
            <w:r>
              <w:t>P3_create_sqlite_</w:t>
            </w:r>
            <w:proofErr w:type="gramStart"/>
            <w:r>
              <w:t>db.R</w:t>
            </w:r>
            <w:proofErr w:type="gramEnd"/>
          </w:p>
        </w:tc>
        <w:tc>
          <w:tcPr>
            <w:tcW w:w="6378" w:type="dxa"/>
          </w:tcPr>
          <w:p w14:paraId="04FD5E2C" w14:textId="77777777" w:rsidR="00F67490" w:rsidRDefault="00F67490" w:rsidP="008658F0">
            <w:r>
              <w:t xml:space="preserve">Create SQLite database containing data from observation and </w:t>
            </w:r>
            <w:proofErr w:type="spellStart"/>
            <w:r>
              <w:t>drugissue</w:t>
            </w:r>
            <w:proofErr w:type="spellEnd"/>
            <w:r>
              <w:t xml:space="preserve"> files, for individual that met the inclusion/exclusion criteria from previous step.</w:t>
            </w:r>
          </w:p>
        </w:tc>
      </w:tr>
      <w:tr w:rsidR="00F67490" w14:paraId="5824E20E" w14:textId="77777777" w:rsidTr="008658F0">
        <w:tc>
          <w:tcPr>
            <w:tcW w:w="3256" w:type="dxa"/>
          </w:tcPr>
          <w:p w14:paraId="67C5E27D" w14:textId="77777777" w:rsidR="00F67490" w:rsidRDefault="00F67490" w:rsidP="008658F0">
            <w:r>
              <w:t>P4_appl_exclusion_criteria_prior_CVD.R</w:t>
            </w:r>
          </w:p>
        </w:tc>
        <w:tc>
          <w:tcPr>
            <w:tcW w:w="6378" w:type="dxa"/>
          </w:tcPr>
          <w:p w14:paraId="2D8EBE3C" w14:textId="77777777" w:rsidR="00F67490" w:rsidRDefault="00F67490" w:rsidP="008658F0">
            <w:r>
              <w:t xml:space="preserve">Apply exclusion criteria “exclusion of individuals with prior CVD or </w:t>
            </w:r>
            <w:r>
              <w:rPr>
                <w:shd w:val="clear" w:color="auto" w:fill="FFFFFF"/>
              </w:rPr>
              <w:t>intracerebral haemorrhage</w:t>
            </w:r>
            <w:r>
              <w:t>”. Once all inclusion/exclusion criteria had been applied, linked data could be requested and obtained.</w:t>
            </w:r>
          </w:p>
        </w:tc>
      </w:tr>
      <w:tr w:rsidR="00F67490" w14:paraId="6FFC63BF" w14:textId="77777777" w:rsidTr="008658F0">
        <w:tc>
          <w:tcPr>
            <w:tcW w:w="3256" w:type="dxa"/>
          </w:tcPr>
          <w:p w14:paraId="1A012042" w14:textId="77777777" w:rsidR="00F67490" w:rsidRDefault="00F67490" w:rsidP="008658F0">
            <w:r>
              <w:t>P5_add_hes_sqlite_</w:t>
            </w:r>
            <w:proofErr w:type="gramStart"/>
            <w:r>
              <w:t>db.R</w:t>
            </w:r>
            <w:proofErr w:type="gramEnd"/>
          </w:p>
        </w:tc>
        <w:tc>
          <w:tcPr>
            <w:tcW w:w="6378" w:type="dxa"/>
          </w:tcPr>
          <w:p w14:paraId="383F5067" w14:textId="77777777" w:rsidR="00F67490" w:rsidRDefault="00F67490" w:rsidP="008658F0">
            <w:r>
              <w:t>Add the linked data (HES and ONS) to the SQLite database.</w:t>
            </w:r>
          </w:p>
        </w:tc>
      </w:tr>
      <w:tr w:rsidR="00F67490" w14:paraId="22FE2605" w14:textId="77777777" w:rsidTr="008658F0">
        <w:tc>
          <w:tcPr>
            <w:tcW w:w="3256" w:type="dxa"/>
          </w:tcPr>
          <w:p w14:paraId="408B788B" w14:textId="77777777" w:rsidR="00F67490" w:rsidRDefault="00F67490" w:rsidP="008658F0">
            <w:r>
              <w:t>P6_finalise_</w:t>
            </w:r>
            <w:proofErr w:type="gramStart"/>
            <w:r>
              <w:t>cohort.R</w:t>
            </w:r>
            <w:proofErr w:type="gramEnd"/>
          </w:p>
        </w:tc>
        <w:tc>
          <w:tcPr>
            <w:tcW w:w="6378" w:type="dxa"/>
          </w:tcPr>
          <w:p w14:paraId="419C4489" w14:textId="77777777" w:rsidR="00F67490" w:rsidRDefault="00F67490" w:rsidP="008658F0">
            <w:r>
              <w:t xml:space="preserve">Apply exclusion criteria “exclusion of individuals with prior CVD or </w:t>
            </w:r>
            <w:r>
              <w:rPr>
                <w:shd w:val="clear" w:color="auto" w:fill="FFFFFF"/>
              </w:rPr>
              <w:t>intracerebral haemorrhage</w:t>
            </w:r>
            <w:r>
              <w:t xml:space="preserve">” for events identified through the linked data. Update end of follow up based on end of follow up in HES. Combine death date from CPRD and </w:t>
            </w:r>
            <w:proofErr w:type="gramStart"/>
            <w:r>
              <w:t>ONS, and</w:t>
            </w:r>
            <w:proofErr w:type="gramEnd"/>
            <w:r>
              <w:t xml:space="preserve"> take the minimum.</w:t>
            </w:r>
          </w:p>
        </w:tc>
      </w:tr>
      <w:tr w:rsidR="00F67490" w14:paraId="66E84669" w14:textId="77777777" w:rsidTr="008658F0">
        <w:tc>
          <w:tcPr>
            <w:tcW w:w="9634" w:type="dxa"/>
            <w:gridSpan w:val="2"/>
          </w:tcPr>
          <w:p w14:paraId="0B055706" w14:textId="77777777" w:rsidR="00F67490" w:rsidRDefault="00F67490" w:rsidP="008658F0">
            <w:r>
              <w:rPr>
                <w:b/>
                <w:bCs/>
              </w:rPr>
              <w:t>Directory location: code/p2_cohort_baseline</w:t>
            </w:r>
          </w:p>
        </w:tc>
      </w:tr>
      <w:tr w:rsidR="00F67490" w14:paraId="15F7C317" w14:textId="77777777" w:rsidTr="008658F0">
        <w:tc>
          <w:tcPr>
            <w:tcW w:w="3256" w:type="dxa"/>
          </w:tcPr>
          <w:p w14:paraId="77E2240D" w14:textId="77777777" w:rsidR="00F67490" w:rsidRDefault="00F67490" w:rsidP="008658F0">
            <w:r>
              <w:t>P1_extract_</w:t>
            </w:r>
            <w:proofErr w:type="gramStart"/>
            <w:r>
              <w:t>variables.R</w:t>
            </w:r>
            <w:proofErr w:type="gramEnd"/>
          </w:p>
        </w:tc>
        <w:tc>
          <w:tcPr>
            <w:tcW w:w="6378" w:type="dxa"/>
          </w:tcPr>
          <w:p w14:paraId="398DF4DE" w14:textId="77777777" w:rsidR="00F67490" w:rsidRPr="005D6350" w:rsidRDefault="00F67490" w:rsidP="008658F0">
            <w:r>
              <w:t xml:space="preserve">Program to extract all outcome, exposure and predictor variables. This program is run repeatedly with different inputs specified </w:t>
            </w:r>
            <w:r>
              <w:lastRenderedPageBreak/>
              <w:t xml:space="preserve">through </w:t>
            </w:r>
            <w:proofErr w:type="spellStart"/>
            <w:r>
              <w:rPr>
                <w:b/>
                <w:bCs/>
                <w:i/>
                <w:iCs/>
              </w:rPr>
              <w:t>commandArgs</w:t>
            </w:r>
            <w:proofErr w:type="spellEnd"/>
            <w:r>
              <w:rPr>
                <w:i/>
                <w:iCs/>
              </w:rPr>
              <w:t xml:space="preserve">, </w:t>
            </w:r>
            <w:proofErr w:type="gramStart"/>
            <w:r>
              <w:t>in order to</w:t>
            </w:r>
            <w:proofErr w:type="gramEnd"/>
            <w:r>
              <w:t xml:space="preserve"> extract different variables. The functions called upon which extract the different variable types, are contained in the </w:t>
            </w:r>
            <w:r>
              <w:rPr>
                <w:i/>
                <w:iCs/>
              </w:rPr>
              <w:t>‘R’</w:t>
            </w:r>
            <w:r>
              <w:t xml:space="preserve"> directory and are specified later.</w:t>
            </w:r>
          </w:p>
        </w:tc>
      </w:tr>
      <w:tr w:rsidR="00F67490" w14:paraId="175F31AB" w14:textId="77777777" w:rsidTr="008658F0">
        <w:tc>
          <w:tcPr>
            <w:tcW w:w="3256" w:type="dxa"/>
          </w:tcPr>
          <w:p w14:paraId="5D04060C" w14:textId="77777777" w:rsidR="00F67490" w:rsidRDefault="00F67490" w:rsidP="008658F0">
            <w:r>
              <w:lastRenderedPageBreak/>
              <w:t>P2_merge_cohort_</w:t>
            </w:r>
            <w:proofErr w:type="gramStart"/>
            <w:r>
              <w:t>baseline.R</w:t>
            </w:r>
            <w:proofErr w:type="gramEnd"/>
          </w:p>
        </w:tc>
        <w:tc>
          <w:tcPr>
            <w:tcW w:w="6378" w:type="dxa"/>
          </w:tcPr>
          <w:p w14:paraId="7E68D924" w14:textId="77777777" w:rsidR="00F67490" w:rsidRDefault="00F67490" w:rsidP="008658F0">
            <w:r>
              <w:t>Merge the extract variables with the cohort to create an analysis-ready dataset.</w:t>
            </w:r>
          </w:p>
        </w:tc>
      </w:tr>
      <w:tr w:rsidR="00F67490" w14:paraId="1EA197B1" w14:textId="77777777" w:rsidTr="008658F0">
        <w:tc>
          <w:tcPr>
            <w:tcW w:w="3256" w:type="dxa"/>
          </w:tcPr>
          <w:p w14:paraId="3A011CB4" w14:textId="77777777" w:rsidR="00F67490" w:rsidRDefault="00F67490" w:rsidP="008658F0">
            <w:r>
              <w:t>P3_incidence_rates_by_</w:t>
            </w:r>
            <w:proofErr w:type="gramStart"/>
            <w:r>
              <w:t>year.R</w:t>
            </w:r>
            <w:proofErr w:type="gramEnd"/>
          </w:p>
        </w:tc>
        <w:tc>
          <w:tcPr>
            <w:tcW w:w="6378" w:type="dxa"/>
          </w:tcPr>
          <w:p w14:paraId="57B6E5FA" w14:textId="77777777" w:rsidR="00F67490" w:rsidRDefault="00F67490" w:rsidP="008658F0">
            <w:r>
              <w:t>Extract CVD incidence rates by year.</w:t>
            </w:r>
          </w:p>
        </w:tc>
      </w:tr>
      <w:tr w:rsidR="00F67490" w14:paraId="308FE784" w14:textId="77777777" w:rsidTr="008658F0">
        <w:tc>
          <w:tcPr>
            <w:tcW w:w="3256" w:type="dxa"/>
          </w:tcPr>
          <w:p w14:paraId="38451C0C" w14:textId="4DBF93E9" w:rsidR="00F67490" w:rsidRDefault="00F67490" w:rsidP="008658F0">
            <w:r>
              <w:t>P3</w:t>
            </w:r>
            <w:r w:rsidR="0008756F">
              <w:t>.1</w:t>
            </w:r>
            <w:r>
              <w:t>_table1_cohort_</w:t>
            </w:r>
            <w:proofErr w:type="gramStart"/>
            <w:r>
              <w:t>baseline.Rmd</w:t>
            </w:r>
            <w:proofErr w:type="gramEnd"/>
          </w:p>
        </w:tc>
        <w:tc>
          <w:tcPr>
            <w:tcW w:w="6378" w:type="dxa"/>
          </w:tcPr>
          <w:p w14:paraId="4E51BB6B" w14:textId="77777777" w:rsidR="00F67490" w:rsidRDefault="00F67490" w:rsidP="008658F0">
            <w:r>
              <w:t>Create a ‘table 1’ for the cohort, summarising baseline information.</w:t>
            </w:r>
          </w:p>
        </w:tc>
      </w:tr>
      <w:tr w:rsidR="00F67490" w14:paraId="4593AF29" w14:textId="77777777" w:rsidTr="008658F0">
        <w:tc>
          <w:tcPr>
            <w:tcW w:w="3256" w:type="dxa"/>
          </w:tcPr>
          <w:p w14:paraId="1BB17F28" w14:textId="386F3DA5" w:rsidR="00F67490" w:rsidRDefault="00F67490" w:rsidP="008658F0">
            <w:r>
              <w:t>P4</w:t>
            </w:r>
            <w:r w:rsidR="0008756F">
              <w:t>.1</w:t>
            </w:r>
            <w:r>
              <w:t>_impute_cohort_cohort_</w:t>
            </w:r>
            <w:proofErr w:type="gramStart"/>
            <w:r>
              <w:t>baseline.R</w:t>
            </w:r>
            <w:proofErr w:type="gramEnd"/>
          </w:p>
        </w:tc>
        <w:tc>
          <w:tcPr>
            <w:tcW w:w="6378" w:type="dxa"/>
          </w:tcPr>
          <w:p w14:paraId="0367F0F6" w14:textId="77777777" w:rsidR="00F67490" w:rsidRDefault="00F67490" w:rsidP="008658F0">
            <w:r>
              <w:t>Run multiple imputation to impute missing data.</w:t>
            </w:r>
          </w:p>
        </w:tc>
      </w:tr>
      <w:tr w:rsidR="0008756F" w14:paraId="2866CFF8" w14:textId="77777777" w:rsidTr="008658F0">
        <w:tc>
          <w:tcPr>
            <w:tcW w:w="3256" w:type="dxa"/>
          </w:tcPr>
          <w:p w14:paraId="4DB38EA9" w14:textId="15A54217" w:rsidR="0008756F" w:rsidRDefault="0008756F" w:rsidP="0008756F">
            <w:r>
              <w:t>P5.1_create_imp_</w:t>
            </w:r>
            <w:proofErr w:type="gramStart"/>
            <w:r>
              <w:t>comb.R</w:t>
            </w:r>
            <w:proofErr w:type="gramEnd"/>
          </w:p>
        </w:tc>
        <w:tc>
          <w:tcPr>
            <w:tcW w:w="6378" w:type="dxa"/>
          </w:tcPr>
          <w:p w14:paraId="7C74D045" w14:textId="14143F47" w:rsidR="0008756F" w:rsidRDefault="0008756F" w:rsidP="0008756F">
            <w:r>
              <w:t>Combine the imputed datasets into a list and save.</w:t>
            </w:r>
          </w:p>
        </w:tc>
      </w:tr>
      <w:tr w:rsidR="0008756F" w14:paraId="5D0738E3" w14:textId="77777777" w:rsidTr="008658F0">
        <w:tc>
          <w:tcPr>
            <w:tcW w:w="3256" w:type="dxa"/>
          </w:tcPr>
          <w:p w14:paraId="0B451BF6" w14:textId="22DE23FB" w:rsidR="0008756F" w:rsidRDefault="0008756F" w:rsidP="0008756F">
            <w:r>
              <w:t>P6.1_assess_</w:t>
            </w:r>
            <w:proofErr w:type="gramStart"/>
            <w:r>
              <w:t>imputation.R</w:t>
            </w:r>
            <w:proofErr w:type="gramEnd"/>
          </w:p>
        </w:tc>
        <w:tc>
          <w:tcPr>
            <w:tcW w:w="6378" w:type="dxa"/>
          </w:tcPr>
          <w:p w14:paraId="754E6F0D" w14:textId="72066AA2" w:rsidR="0008756F" w:rsidRDefault="0008756F" w:rsidP="0008756F">
            <w:r>
              <w:t>Assess the performance of the imputation algorithm.</w:t>
            </w:r>
          </w:p>
        </w:tc>
      </w:tr>
      <w:tr w:rsidR="00F67490" w14:paraId="44B1A7D7" w14:textId="77777777" w:rsidTr="008658F0">
        <w:tc>
          <w:tcPr>
            <w:tcW w:w="9634" w:type="dxa"/>
            <w:gridSpan w:val="2"/>
          </w:tcPr>
          <w:p w14:paraId="791E3D58" w14:textId="77777777" w:rsidR="00F67490" w:rsidRDefault="00F67490" w:rsidP="008658F0">
            <w:pPr>
              <w:rPr>
                <w:b/>
                <w:bCs/>
              </w:rPr>
            </w:pPr>
            <w:r w:rsidRPr="001554EF">
              <w:rPr>
                <w:b/>
                <w:bCs/>
              </w:rPr>
              <w:t>Directory location: R</w:t>
            </w:r>
          </w:p>
          <w:p w14:paraId="182453DB" w14:textId="77777777" w:rsidR="00F67490" w:rsidRPr="001554EF" w:rsidRDefault="00F67490" w:rsidP="008658F0">
            <w:pPr>
              <w:rPr>
                <w:b/>
                <w:bCs/>
              </w:rPr>
            </w:pPr>
            <w:r>
              <w:rPr>
                <w:b/>
                <w:bCs/>
              </w:rPr>
              <w:t xml:space="preserve">Note, these functions have been superseded by the functions in the </w:t>
            </w:r>
            <w:proofErr w:type="spellStart"/>
            <w:r>
              <w:rPr>
                <w:b/>
                <w:bCs/>
              </w:rPr>
              <w:t>rCPRD</w:t>
            </w:r>
            <w:proofErr w:type="spellEnd"/>
            <w:r>
              <w:rPr>
                <w:b/>
                <w:bCs/>
              </w:rPr>
              <w:t xml:space="preserve"> package: </w:t>
            </w:r>
            <w:hyperlink r:id="rId11" w:history="1">
              <w:r w:rsidRPr="00BA17C7">
                <w:rPr>
                  <w:rStyle w:val="Hyperlink"/>
                  <w:b/>
                  <w:bCs/>
                </w:rPr>
                <w:t>https://alexpate30.github.io/r</w:t>
              </w:r>
              <w:r>
                <w:rPr>
                  <w:rStyle w:val="Hyperlink"/>
                  <w:b/>
                  <w:bCs/>
                </w:rPr>
                <w:t>CPRD</w:t>
              </w:r>
              <w:r w:rsidRPr="00BA17C7">
                <w:rPr>
                  <w:rStyle w:val="Hyperlink"/>
                  <w:b/>
                  <w:bCs/>
                </w:rPr>
                <w:t>/index.html</w:t>
              </w:r>
            </w:hyperlink>
            <w:r>
              <w:rPr>
                <w:b/>
                <w:bCs/>
              </w:rPr>
              <w:t xml:space="preserve"> .</w:t>
            </w:r>
          </w:p>
        </w:tc>
      </w:tr>
      <w:tr w:rsidR="00F67490" w14:paraId="7AC6147E" w14:textId="77777777" w:rsidTr="008658F0">
        <w:tc>
          <w:tcPr>
            <w:tcW w:w="3256" w:type="dxa"/>
          </w:tcPr>
          <w:p w14:paraId="6E80AE2E" w14:textId="77777777" w:rsidR="00F67490" w:rsidRDefault="00F67490" w:rsidP="008658F0">
            <w:proofErr w:type="spellStart"/>
            <w:r>
              <w:t>Create_directory_</w:t>
            </w:r>
            <w:proofErr w:type="gramStart"/>
            <w:r>
              <w:t>systems.R</w:t>
            </w:r>
            <w:proofErr w:type="spellEnd"/>
            <w:proofErr w:type="gramEnd"/>
          </w:p>
        </w:tc>
        <w:tc>
          <w:tcPr>
            <w:tcW w:w="6378" w:type="dxa"/>
          </w:tcPr>
          <w:p w14:paraId="59A71B10" w14:textId="77777777" w:rsidR="00F67490" w:rsidRDefault="00F67490" w:rsidP="008658F0">
            <w:r>
              <w:t xml:space="preserve">Create appropriate directory structure with the working directory, </w:t>
            </w:r>
            <w:proofErr w:type="gramStart"/>
            <w:r>
              <w:t>in order to</w:t>
            </w:r>
            <w:proofErr w:type="gramEnd"/>
            <w:r>
              <w:t xml:space="preserve"> run other functions.</w:t>
            </w:r>
          </w:p>
        </w:tc>
      </w:tr>
      <w:tr w:rsidR="00F67490" w14:paraId="60636CAD" w14:textId="77777777" w:rsidTr="008658F0">
        <w:tc>
          <w:tcPr>
            <w:tcW w:w="3256" w:type="dxa"/>
          </w:tcPr>
          <w:p w14:paraId="1C0D2441" w14:textId="77777777" w:rsidR="00F67490" w:rsidRDefault="00F67490" w:rsidP="008658F0">
            <w:proofErr w:type="spellStart"/>
            <w:r>
              <w:t>Extract_</w:t>
            </w:r>
            <w:proofErr w:type="gramStart"/>
            <w:r>
              <w:t>ho.R</w:t>
            </w:r>
            <w:proofErr w:type="spellEnd"/>
            <w:proofErr w:type="gramEnd"/>
          </w:p>
        </w:tc>
        <w:tc>
          <w:tcPr>
            <w:tcW w:w="6378" w:type="dxa"/>
          </w:tcPr>
          <w:p w14:paraId="3F349C78" w14:textId="77777777" w:rsidR="00F67490" w:rsidRDefault="00F67490" w:rsidP="008658F0">
            <w:r>
              <w:t>Extract ‘history of’ type variables</w:t>
            </w:r>
          </w:p>
        </w:tc>
      </w:tr>
      <w:tr w:rsidR="00F67490" w14:paraId="4627B29A" w14:textId="77777777" w:rsidTr="008658F0">
        <w:tc>
          <w:tcPr>
            <w:tcW w:w="3256" w:type="dxa"/>
          </w:tcPr>
          <w:p w14:paraId="614D14D1" w14:textId="77777777" w:rsidR="00F67490" w:rsidRDefault="00F67490" w:rsidP="008658F0">
            <w:proofErr w:type="spellStart"/>
            <w:r>
              <w:t>Extract_time_</w:t>
            </w:r>
            <w:proofErr w:type="gramStart"/>
            <w:r>
              <w:t>until.R</w:t>
            </w:r>
            <w:proofErr w:type="spellEnd"/>
            <w:proofErr w:type="gramEnd"/>
          </w:p>
        </w:tc>
        <w:tc>
          <w:tcPr>
            <w:tcW w:w="6378" w:type="dxa"/>
          </w:tcPr>
          <w:p w14:paraId="65248C4F" w14:textId="77777777" w:rsidR="00F67490" w:rsidRDefault="00F67490" w:rsidP="008658F0">
            <w:r>
              <w:t>Extract survival/time-to-event type variables</w:t>
            </w:r>
          </w:p>
        </w:tc>
      </w:tr>
      <w:tr w:rsidR="00F67490" w14:paraId="73EBF15F" w14:textId="77777777" w:rsidTr="008658F0">
        <w:tc>
          <w:tcPr>
            <w:tcW w:w="3256" w:type="dxa"/>
          </w:tcPr>
          <w:p w14:paraId="7BFB9A1B" w14:textId="77777777" w:rsidR="00F67490" w:rsidRDefault="00F67490" w:rsidP="008658F0">
            <w:proofErr w:type="spellStart"/>
            <w:r>
              <w:t>Extract_time_until_</w:t>
            </w:r>
            <w:proofErr w:type="gramStart"/>
            <w:r>
              <w:t>cvd.R</w:t>
            </w:r>
            <w:proofErr w:type="spellEnd"/>
            <w:proofErr w:type="gramEnd"/>
          </w:p>
        </w:tc>
        <w:tc>
          <w:tcPr>
            <w:tcW w:w="6378" w:type="dxa"/>
          </w:tcPr>
          <w:p w14:paraId="7E53E7AE" w14:textId="77777777" w:rsidR="00F67490" w:rsidRDefault="00F67490" w:rsidP="008658F0">
            <w:r>
              <w:t>Extract time until first CVD event, where CVD can be identified through either primary care, secondary care, or office for national statistics death data.</w:t>
            </w:r>
          </w:p>
        </w:tc>
      </w:tr>
      <w:tr w:rsidR="00F67490" w14:paraId="5254CA26" w14:textId="77777777" w:rsidTr="008658F0">
        <w:tc>
          <w:tcPr>
            <w:tcW w:w="3256" w:type="dxa"/>
          </w:tcPr>
          <w:p w14:paraId="3D97D0C2" w14:textId="77777777" w:rsidR="00F67490" w:rsidRDefault="00F67490" w:rsidP="008658F0">
            <w:proofErr w:type="spellStart"/>
            <w:r>
              <w:t>extract_</w:t>
            </w:r>
            <w:proofErr w:type="gramStart"/>
            <w:r>
              <w:t>age.R</w:t>
            </w:r>
            <w:proofErr w:type="spellEnd"/>
            <w:proofErr w:type="gramEnd"/>
          </w:p>
        </w:tc>
        <w:tc>
          <w:tcPr>
            <w:tcW w:w="6378" w:type="dxa"/>
          </w:tcPr>
          <w:p w14:paraId="04307713" w14:textId="77777777" w:rsidR="00F67490" w:rsidRDefault="00F67490" w:rsidP="008658F0">
            <w:r>
              <w:t>Extract age</w:t>
            </w:r>
          </w:p>
        </w:tc>
      </w:tr>
      <w:tr w:rsidR="00F67490" w14:paraId="08938000" w14:textId="77777777" w:rsidTr="008658F0">
        <w:tc>
          <w:tcPr>
            <w:tcW w:w="3256" w:type="dxa"/>
          </w:tcPr>
          <w:p w14:paraId="19DC0121" w14:textId="77777777" w:rsidR="00F67490" w:rsidRDefault="00F67490" w:rsidP="008658F0">
            <w:proofErr w:type="spellStart"/>
            <w:r>
              <w:t>Extract_</w:t>
            </w:r>
            <w:proofErr w:type="gramStart"/>
            <w:r>
              <w:t>ethnicity.R</w:t>
            </w:r>
            <w:proofErr w:type="spellEnd"/>
            <w:proofErr w:type="gramEnd"/>
          </w:p>
        </w:tc>
        <w:tc>
          <w:tcPr>
            <w:tcW w:w="6378" w:type="dxa"/>
          </w:tcPr>
          <w:p w14:paraId="282402FE" w14:textId="77777777" w:rsidR="00F67490" w:rsidRDefault="00F67490" w:rsidP="008658F0">
            <w:r>
              <w:t>Extract ethnicity</w:t>
            </w:r>
          </w:p>
        </w:tc>
      </w:tr>
      <w:tr w:rsidR="00F67490" w14:paraId="437E166F" w14:textId="77777777" w:rsidTr="008658F0">
        <w:tc>
          <w:tcPr>
            <w:tcW w:w="3256" w:type="dxa"/>
          </w:tcPr>
          <w:p w14:paraId="1DA23C8B" w14:textId="77777777" w:rsidR="00F67490" w:rsidRDefault="00F67490" w:rsidP="008658F0">
            <w:proofErr w:type="spellStart"/>
            <w:r>
              <w:t>extract_</w:t>
            </w:r>
            <w:proofErr w:type="gramStart"/>
            <w:r>
              <w:t>bmi.R</w:t>
            </w:r>
            <w:proofErr w:type="spellEnd"/>
            <w:proofErr w:type="gramEnd"/>
          </w:p>
        </w:tc>
        <w:tc>
          <w:tcPr>
            <w:tcW w:w="6378" w:type="dxa"/>
          </w:tcPr>
          <w:p w14:paraId="73F97157" w14:textId="77777777" w:rsidR="00F67490" w:rsidRDefault="00F67490" w:rsidP="008658F0">
            <w:r>
              <w:t>Extract BMI</w:t>
            </w:r>
          </w:p>
        </w:tc>
      </w:tr>
      <w:tr w:rsidR="00F67490" w14:paraId="7621A868" w14:textId="77777777" w:rsidTr="008658F0">
        <w:tc>
          <w:tcPr>
            <w:tcW w:w="3256" w:type="dxa"/>
          </w:tcPr>
          <w:p w14:paraId="572F75AB" w14:textId="77777777" w:rsidR="00F67490" w:rsidRDefault="00F67490" w:rsidP="008658F0">
            <w:proofErr w:type="spellStart"/>
            <w:r>
              <w:t>extract_cholhdl_</w:t>
            </w:r>
            <w:proofErr w:type="gramStart"/>
            <w:r>
              <w:t>ratio.R</w:t>
            </w:r>
            <w:proofErr w:type="spellEnd"/>
            <w:proofErr w:type="gramEnd"/>
          </w:p>
        </w:tc>
        <w:tc>
          <w:tcPr>
            <w:tcW w:w="6378" w:type="dxa"/>
          </w:tcPr>
          <w:p w14:paraId="52C1F6B0" w14:textId="77777777" w:rsidR="00F67490" w:rsidRDefault="00F67490" w:rsidP="008658F0">
            <w:r>
              <w:t>Extract Cholesterol/HDL ratio</w:t>
            </w:r>
          </w:p>
        </w:tc>
      </w:tr>
      <w:tr w:rsidR="00F67490" w14:paraId="2C9B3781" w14:textId="77777777" w:rsidTr="008658F0">
        <w:tc>
          <w:tcPr>
            <w:tcW w:w="3256" w:type="dxa"/>
          </w:tcPr>
          <w:p w14:paraId="0446A242" w14:textId="77777777" w:rsidR="00F67490" w:rsidRDefault="00F67490" w:rsidP="008658F0">
            <w:proofErr w:type="spellStart"/>
            <w:r>
              <w:t>extract_</w:t>
            </w:r>
            <w:proofErr w:type="gramStart"/>
            <w:r>
              <w:t>sbp.R</w:t>
            </w:r>
            <w:proofErr w:type="spellEnd"/>
            <w:proofErr w:type="gramEnd"/>
          </w:p>
        </w:tc>
        <w:tc>
          <w:tcPr>
            <w:tcW w:w="6378" w:type="dxa"/>
          </w:tcPr>
          <w:p w14:paraId="24CB76D9" w14:textId="77777777" w:rsidR="00F67490" w:rsidRDefault="00F67490" w:rsidP="008658F0">
            <w:r>
              <w:t>Extract SBP</w:t>
            </w:r>
          </w:p>
        </w:tc>
      </w:tr>
      <w:tr w:rsidR="00F67490" w14:paraId="2ACE2CF8" w14:textId="77777777" w:rsidTr="008658F0">
        <w:tc>
          <w:tcPr>
            <w:tcW w:w="3256" w:type="dxa"/>
          </w:tcPr>
          <w:p w14:paraId="59AD0D14" w14:textId="77777777" w:rsidR="00F67490" w:rsidRDefault="00F67490" w:rsidP="008658F0">
            <w:proofErr w:type="spellStart"/>
            <w:r>
              <w:t>extract_sbp_</w:t>
            </w:r>
            <w:proofErr w:type="gramStart"/>
            <w:r>
              <w:t>var.R</w:t>
            </w:r>
            <w:proofErr w:type="spellEnd"/>
            <w:proofErr w:type="gramEnd"/>
          </w:p>
        </w:tc>
        <w:tc>
          <w:tcPr>
            <w:tcW w:w="6378" w:type="dxa"/>
          </w:tcPr>
          <w:p w14:paraId="5EDBA177" w14:textId="77777777" w:rsidR="00F67490" w:rsidRDefault="00F67490" w:rsidP="008658F0">
            <w:r>
              <w:t>Extract SBP variability</w:t>
            </w:r>
          </w:p>
        </w:tc>
      </w:tr>
      <w:tr w:rsidR="00F67490" w14:paraId="110BEA63" w14:textId="77777777" w:rsidTr="008658F0">
        <w:tc>
          <w:tcPr>
            <w:tcW w:w="3256" w:type="dxa"/>
          </w:tcPr>
          <w:p w14:paraId="429FFEA9" w14:textId="77777777" w:rsidR="00F67490" w:rsidRDefault="00F67490" w:rsidP="008658F0">
            <w:proofErr w:type="spellStart"/>
            <w:r>
              <w:t>extract_</w:t>
            </w:r>
            <w:proofErr w:type="gramStart"/>
            <w:r>
              <w:t>smoking.R</w:t>
            </w:r>
            <w:proofErr w:type="spellEnd"/>
            <w:proofErr w:type="gramEnd"/>
          </w:p>
        </w:tc>
        <w:tc>
          <w:tcPr>
            <w:tcW w:w="6378" w:type="dxa"/>
          </w:tcPr>
          <w:p w14:paraId="0EF967B3" w14:textId="77777777" w:rsidR="00F67490" w:rsidRDefault="00F67490" w:rsidP="008658F0">
            <w:r>
              <w:t>Extract smoking status</w:t>
            </w:r>
          </w:p>
        </w:tc>
      </w:tr>
      <w:tr w:rsidR="00F67490" w14:paraId="6016F7DB" w14:textId="77777777" w:rsidTr="008658F0">
        <w:tc>
          <w:tcPr>
            <w:tcW w:w="3256" w:type="dxa"/>
          </w:tcPr>
          <w:p w14:paraId="112B9FD3" w14:textId="77777777" w:rsidR="00F67490" w:rsidRDefault="00F67490" w:rsidP="008658F0">
            <w:proofErr w:type="spellStart"/>
            <w:r>
              <w:t>extract_</w:t>
            </w:r>
            <w:proofErr w:type="gramStart"/>
            <w:r>
              <w:t>diabetes.R</w:t>
            </w:r>
            <w:proofErr w:type="spellEnd"/>
            <w:proofErr w:type="gramEnd"/>
          </w:p>
        </w:tc>
        <w:tc>
          <w:tcPr>
            <w:tcW w:w="6378" w:type="dxa"/>
          </w:tcPr>
          <w:p w14:paraId="519F1C8C" w14:textId="77777777" w:rsidR="00F67490" w:rsidRDefault="00F67490" w:rsidP="008658F0">
            <w:r>
              <w:t>Extract diabetes</w:t>
            </w:r>
          </w:p>
        </w:tc>
      </w:tr>
      <w:tr w:rsidR="00F67490" w14:paraId="21881F3F" w14:textId="77777777" w:rsidTr="008658F0">
        <w:tc>
          <w:tcPr>
            <w:tcW w:w="3256" w:type="dxa"/>
          </w:tcPr>
          <w:p w14:paraId="6C2F73F5" w14:textId="77777777" w:rsidR="00F67490" w:rsidRDefault="00F67490" w:rsidP="008658F0">
            <w:proofErr w:type="spellStart"/>
            <w:r>
              <w:t>extract_postnatal</w:t>
            </w:r>
            <w:proofErr w:type="spellEnd"/>
            <w:r>
              <w:t xml:space="preserve"> </w:t>
            </w:r>
            <w:proofErr w:type="spellStart"/>
            <w:proofErr w:type="gramStart"/>
            <w:r>
              <w:t>depression.R</w:t>
            </w:r>
            <w:proofErr w:type="spellEnd"/>
            <w:proofErr w:type="gramEnd"/>
          </w:p>
        </w:tc>
        <w:tc>
          <w:tcPr>
            <w:tcW w:w="6378" w:type="dxa"/>
          </w:tcPr>
          <w:p w14:paraId="73807151" w14:textId="77777777" w:rsidR="00F67490" w:rsidRDefault="00F67490" w:rsidP="008658F0">
            <w:r>
              <w:t>Extract postnatal depression</w:t>
            </w:r>
          </w:p>
        </w:tc>
      </w:tr>
      <w:tr w:rsidR="00F67490" w14:paraId="75A4B1BE" w14:textId="77777777" w:rsidTr="008658F0">
        <w:tc>
          <w:tcPr>
            <w:tcW w:w="3256" w:type="dxa"/>
          </w:tcPr>
          <w:p w14:paraId="7E23803C" w14:textId="77777777" w:rsidR="00F67490" w:rsidRDefault="00F67490" w:rsidP="008658F0">
            <w:proofErr w:type="spellStart"/>
            <w:r>
              <w:t>extract_</w:t>
            </w:r>
            <w:proofErr w:type="gramStart"/>
            <w:r>
              <w:t>impotence.R</w:t>
            </w:r>
            <w:proofErr w:type="spellEnd"/>
            <w:proofErr w:type="gramEnd"/>
          </w:p>
        </w:tc>
        <w:tc>
          <w:tcPr>
            <w:tcW w:w="6378" w:type="dxa"/>
          </w:tcPr>
          <w:p w14:paraId="32FB8186" w14:textId="77777777" w:rsidR="00F67490" w:rsidRDefault="00F67490" w:rsidP="008658F0">
            <w:r>
              <w:t>Extract impotence</w:t>
            </w:r>
          </w:p>
        </w:tc>
      </w:tr>
      <w:tr w:rsidR="00F67490" w14:paraId="6D7E172F" w14:textId="77777777" w:rsidTr="008658F0">
        <w:tc>
          <w:tcPr>
            <w:tcW w:w="3256" w:type="dxa"/>
          </w:tcPr>
          <w:p w14:paraId="4A43AB7A" w14:textId="77777777" w:rsidR="00F67490" w:rsidRDefault="00F67490" w:rsidP="008658F0">
            <w:proofErr w:type="spellStart"/>
            <w:r>
              <w:t>extract_</w:t>
            </w:r>
            <w:proofErr w:type="gramStart"/>
            <w:r>
              <w:t>nonhdl.R</w:t>
            </w:r>
            <w:proofErr w:type="spellEnd"/>
            <w:proofErr w:type="gramEnd"/>
          </w:p>
        </w:tc>
        <w:tc>
          <w:tcPr>
            <w:tcW w:w="6378" w:type="dxa"/>
          </w:tcPr>
          <w:p w14:paraId="21163F10" w14:textId="77777777" w:rsidR="00F67490" w:rsidRDefault="00F67490" w:rsidP="008658F0">
            <w:r>
              <w:t xml:space="preserve">Extract </w:t>
            </w:r>
            <w:proofErr w:type="gramStart"/>
            <w:r>
              <w:t>Non-HDL</w:t>
            </w:r>
            <w:proofErr w:type="gramEnd"/>
            <w:r>
              <w:t xml:space="preserve"> cholesterol</w:t>
            </w:r>
          </w:p>
        </w:tc>
      </w:tr>
      <w:tr w:rsidR="00F67490" w14:paraId="6FC251B5" w14:textId="77777777" w:rsidTr="008658F0">
        <w:tc>
          <w:tcPr>
            <w:tcW w:w="3256" w:type="dxa"/>
          </w:tcPr>
          <w:p w14:paraId="194C6621" w14:textId="77777777" w:rsidR="00F67490" w:rsidRDefault="00F67490" w:rsidP="008658F0">
            <w:proofErr w:type="spellStart"/>
            <w:proofErr w:type="gramStart"/>
            <w:r>
              <w:t>functions.R</w:t>
            </w:r>
            <w:proofErr w:type="spellEnd"/>
            <w:proofErr w:type="gramEnd"/>
          </w:p>
        </w:tc>
        <w:tc>
          <w:tcPr>
            <w:tcW w:w="6378" w:type="dxa"/>
          </w:tcPr>
          <w:p w14:paraId="22F6C3CD" w14:textId="77777777" w:rsidR="00F67490" w:rsidRDefault="00F67490" w:rsidP="008658F0">
            <w:r>
              <w:t xml:space="preserve">Functions for reading the different type of </w:t>
            </w:r>
            <w:proofErr w:type="spellStart"/>
            <w:r>
              <w:t>Aurum</w:t>
            </w:r>
            <w:proofErr w:type="spellEnd"/>
            <w:r>
              <w:t xml:space="preserve"> .txt files into R with the appropriate formatting.</w:t>
            </w:r>
          </w:p>
        </w:tc>
      </w:tr>
      <w:tr w:rsidR="00F67490" w14:paraId="654BFA29" w14:textId="77777777" w:rsidTr="008658F0">
        <w:tc>
          <w:tcPr>
            <w:tcW w:w="3256" w:type="dxa"/>
          </w:tcPr>
          <w:p w14:paraId="0CC57C7A" w14:textId="77777777" w:rsidR="00F67490" w:rsidRDefault="00F67490" w:rsidP="008658F0">
            <w:proofErr w:type="spellStart"/>
            <w:r>
              <w:t>misc_internal_</w:t>
            </w:r>
            <w:proofErr w:type="gramStart"/>
            <w:r>
              <w:t>functions.R</w:t>
            </w:r>
            <w:proofErr w:type="spellEnd"/>
            <w:proofErr w:type="gramEnd"/>
          </w:p>
        </w:tc>
        <w:tc>
          <w:tcPr>
            <w:tcW w:w="6378" w:type="dxa"/>
          </w:tcPr>
          <w:p w14:paraId="0F450135" w14:textId="77777777" w:rsidR="00F67490" w:rsidRDefault="00F67490" w:rsidP="008658F0">
            <w:r>
              <w:t>Functions for creating the SQLite database, and functions used internally in variable extraction programs.</w:t>
            </w:r>
          </w:p>
        </w:tc>
      </w:tr>
    </w:tbl>
    <w:p w14:paraId="6AA95366" w14:textId="58B16DA8" w:rsidR="00D7631F" w:rsidRDefault="00D7631F" w:rsidP="00D7631F"/>
    <w:p w14:paraId="7CF166BD" w14:textId="77777777" w:rsidR="00D7631F" w:rsidRDefault="00D7631F" w:rsidP="00D7631F">
      <w:pPr>
        <w:pStyle w:val="Heading2"/>
      </w:pPr>
      <w:bookmarkStart w:id="5" w:name="_Toc173322560"/>
      <w:bookmarkStart w:id="6" w:name="_Toc205549757"/>
      <w:r>
        <w:t>Operational definitions for each variable</w:t>
      </w:r>
      <w:bookmarkEnd w:id="5"/>
      <w:bookmarkEnd w:id="6"/>
    </w:p>
    <w:p w14:paraId="53FF5612" w14:textId="77777777" w:rsidR="00D7631F" w:rsidRDefault="00D7631F" w:rsidP="00D7631F">
      <w:r>
        <w:t xml:space="preserve">This section gives operational definitions for each of the variables. For variables that involve test data, motivation for the conversion of units onto the same measurement scale (or lack of) is given in the vignette of the </w:t>
      </w:r>
      <w:proofErr w:type="spellStart"/>
      <w:r>
        <w:t>rCPRD</w:t>
      </w:r>
      <w:proofErr w:type="spellEnd"/>
      <w:r>
        <w:t xml:space="preserve"> package: </w:t>
      </w:r>
      <w:hyperlink r:id="rId12" w:history="1">
        <w:r w:rsidRPr="00C31234">
          <w:rPr>
            <w:rStyle w:val="Hyperlink"/>
          </w:rPr>
          <w:t>https://alexpate30.github.io/rcprd/articles/Details-on-algorithms-for-extracting-specific-variables.html</w:t>
        </w:r>
      </w:hyperlink>
    </w:p>
    <w:p w14:paraId="0595E2A9" w14:textId="77777777" w:rsidR="00D7631F" w:rsidRPr="00DA504D" w:rsidRDefault="00D7631F" w:rsidP="00D7631F">
      <w:pPr>
        <w:pStyle w:val="Heading3"/>
      </w:pPr>
      <w:bookmarkStart w:id="7" w:name="_Toc173322561"/>
      <w:r>
        <w:t>Outcome variables</w:t>
      </w:r>
      <w:bookmarkEnd w:id="7"/>
    </w:p>
    <w:p w14:paraId="62251302" w14:textId="77777777" w:rsidR="00D7631F" w:rsidRDefault="00D7631F" w:rsidP="00D7631F">
      <w:pPr>
        <w:pStyle w:val="Heading4"/>
      </w:pPr>
      <w:bookmarkStart w:id="8" w:name="_Toc173322562"/>
      <w:r>
        <w:t>Outcome: cardiovascular disease</w:t>
      </w:r>
      <w:bookmarkEnd w:id="8"/>
    </w:p>
    <w:p w14:paraId="4357149C" w14:textId="77777777" w:rsidR="00D7631F" w:rsidRDefault="00D7631F" w:rsidP="00D7631F">
      <w:bookmarkStart w:id="9" w:name="_Toc173322563"/>
      <w:r>
        <w:t xml:space="preserve">The outcome is incident CVD, where CVD is defined to be a composite outcome of </w:t>
      </w:r>
      <w:r>
        <w:rPr>
          <w:rFonts w:ascii="Aptos" w:hAnsi="Aptos"/>
        </w:rPr>
        <w:t>coronary heart disease, ischaemic stroke or transient ischaemic attack.</w:t>
      </w:r>
      <w:r w:rsidRPr="004B7000">
        <w:t xml:space="preserve"> </w:t>
      </w:r>
      <w:r>
        <w:t xml:space="preserve">CVD was identified through the primary </w:t>
      </w:r>
      <w:r>
        <w:lastRenderedPageBreak/>
        <w:t xml:space="preserve">care, secondary care and death data. CVD events </w:t>
      </w:r>
      <w:proofErr w:type="gramStart"/>
      <w:r>
        <w:t>as a consequence of</w:t>
      </w:r>
      <w:proofErr w:type="gramEnd"/>
      <w:r>
        <w:t xml:space="preserve"> developing a different condition were not considered. </w:t>
      </w:r>
    </w:p>
    <w:p w14:paraId="7EBE7930" w14:textId="6E7DA2D8" w:rsidR="00D7631F" w:rsidRPr="00637A87" w:rsidRDefault="00D7631F" w:rsidP="00D7631F">
      <w:pPr>
        <w:rPr>
          <w:rFonts w:ascii="Aptos" w:hAnsi="Aptos"/>
        </w:rPr>
      </w:pPr>
      <w:r>
        <w:t xml:space="preserve">Intracerebral haemorrhage is part of the exclusion </w:t>
      </w:r>
      <w:proofErr w:type="gramStart"/>
      <w:r>
        <w:t>criteria, but</w:t>
      </w:r>
      <w:proofErr w:type="gramEnd"/>
      <w:r>
        <w:t xml:space="preserve"> is not included in the definition of CVD. This is because t</w:t>
      </w:r>
      <w:r>
        <w:rPr>
          <w:rFonts w:ascii="Aptos" w:hAnsi="Aptos"/>
        </w:rPr>
        <w:t>he NICE/BNF treatment summary on stroke</w:t>
      </w:r>
      <w:r>
        <w:rPr>
          <w:rFonts w:ascii="Aptos" w:hAnsi="Aptos"/>
        </w:rPr>
        <w:fldChar w:fldCharType="begin" w:fldLock="1"/>
      </w:r>
      <w:r w:rsidR="007F173D">
        <w:rPr>
          <w:rFonts w:ascii="Aptos" w:hAnsi="Aptos"/>
        </w:rPr>
        <w:instrText>ADDIN CSL_CITATION {"citationItems":[{"id":"ITEM-1","itemData":{"URL":"https://bnf.nice.org.uk/treatment-summaries/stroke/","accessed":{"date-parts":[["2024","7","16"]]},"author":[{"dropping-particle":"","family":"National Institute for Health and Care Excellence","given":"","non-dropping-particle":"","parse-names":false,"suffix":""}],"id":"ITEM-1","issued":{"date-parts":[["0"]]},"title":"NICE: BNF: Treatment summaries: Stroke","type":"webpage"},"uris":["http://www.mendeley.com/documents/?uuid=cbbfda7b-f228-4117-9ce8-07767e42284e"]}],"mendeley":{"formattedCitation":"&lt;sup&gt;3&lt;/sup&gt;","plainTextFormattedCitation":"3","previouslyFormattedCitation":"&lt;sup&gt;3&lt;/sup&gt;"},"properties":{"noteIndex":0},"schema":"https://github.com/citation-style-language/schema/raw/master/csl-citation.json"}</w:instrText>
      </w:r>
      <w:r>
        <w:rPr>
          <w:rFonts w:ascii="Aptos" w:hAnsi="Aptos"/>
        </w:rPr>
        <w:fldChar w:fldCharType="separate"/>
      </w:r>
      <w:r w:rsidRPr="00E350C1">
        <w:rPr>
          <w:rFonts w:ascii="Aptos" w:hAnsi="Aptos"/>
          <w:noProof/>
          <w:vertAlign w:val="superscript"/>
        </w:rPr>
        <w:t>3</w:t>
      </w:r>
      <w:r>
        <w:rPr>
          <w:rFonts w:ascii="Aptos" w:hAnsi="Aptos"/>
        </w:rPr>
        <w:fldChar w:fldCharType="end"/>
      </w:r>
      <w:r>
        <w:rPr>
          <w:rFonts w:ascii="Aptos" w:hAnsi="Aptos"/>
        </w:rPr>
        <w:t xml:space="preserve"> says “</w:t>
      </w:r>
      <w:r w:rsidRPr="00B05B21">
        <w:rPr>
          <w:rFonts w:ascii="Aptos" w:hAnsi="Aptos"/>
          <w:i/>
          <w:iCs/>
        </w:rPr>
        <w:t>Statins should be avoided following intracerebral haemorrhage</w:t>
      </w:r>
      <w:r>
        <w:rPr>
          <w:rFonts w:ascii="Aptos" w:hAnsi="Aptos"/>
        </w:rPr>
        <w:t>”. Given the developed model will be used to motivate whether individuals should initiate statin treatment, we believed it was therefore appropriate to exclude these individuals. We also believed it was not appropriate to include intracerebral haemorrhage in the outcome, as if statins should be avoiding following intracerebral haemorrhage, it is also unwise to use statins in individuals at high risk of intracerebral haemorrhage. However, the guidance does go onto say: “</w:t>
      </w:r>
      <w:r w:rsidRPr="00B05B21">
        <w:rPr>
          <w:rFonts w:ascii="Aptos" w:hAnsi="Aptos"/>
          <w:i/>
          <w:iCs/>
        </w:rPr>
        <w:t xml:space="preserve">however they </w:t>
      </w:r>
      <w:r>
        <w:rPr>
          <w:rFonts w:ascii="Aptos" w:hAnsi="Aptos"/>
          <w:i/>
          <w:iCs/>
        </w:rPr>
        <w:t xml:space="preserve">(statins) </w:t>
      </w:r>
      <w:r w:rsidRPr="00B05B21">
        <w:rPr>
          <w:rFonts w:ascii="Aptos" w:hAnsi="Aptos"/>
          <w:i/>
          <w:iCs/>
        </w:rPr>
        <w:t>can be used with caution when the risk of a vascular event outweighs the risk of further haemorrhage</w:t>
      </w:r>
      <w:r>
        <w:rPr>
          <w:rFonts w:ascii="Aptos" w:hAnsi="Aptos"/>
        </w:rPr>
        <w:t>.” Similarly, NICE/BNF lists ‘haemorrhagic stroke’ as a caution (but not a contraindication) for atorvastatin.</w:t>
      </w:r>
      <w:r>
        <w:rPr>
          <w:rFonts w:ascii="Aptos" w:hAnsi="Aptos"/>
        </w:rPr>
        <w:fldChar w:fldCharType="begin" w:fldLock="1"/>
      </w:r>
      <w:r w:rsidR="007F173D">
        <w:rPr>
          <w:rFonts w:ascii="Aptos" w:hAnsi="Aptos"/>
        </w:rPr>
        <w:instrText>ADDIN CSL_CITATION {"citationItems":[{"id":"ITEM-1","itemData":{"URL":"https://bnf.nice.org.uk/drugs/atorvastatin/#indications-and-dose","accessed":{"date-parts":[["2024","7","16"]]},"author":[{"dropping-particle":"","family":"British National Formulary","given":"","non-dropping-particle":"","parse-names":false,"suffix":""}],"id":"ITEM-1","issued":{"date-parts":[["2024"]]},"title":"NICE: BNF: Drugs: Atorvastatin","type":"webpage"},"uris":["http://www.mendeley.com/documents/?uuid=1caada7b-9dea-4456-aa71-008a4cf9fa0b"]}],"mendeley":{"formattedCitation":"&lt;sup&gt;4&lt;/sup&gt;","plainTextFormattedCitation":"4","previouslyFormattedCitation":"&lt;sup&gt;4&lt;/sup&gt;"},"properties":{"noteIndex":0},"schema":"https://github.com/citation-style-language/schema/raw/master/csl-citation.json"}</w:instrText>
      </w:r>
      <w:r>
        <w:rPr>
          <w:rFonts w:ascii="Aptos" w:hAnsi="Aptos"/>
        </w:rPr>
        <w:fldChar w:fldCharType="separate"/>
      </w:r>
      <w:r w:rsidRPr="00E350C1">
        <w:rPr>
          <w:rFonts w:ascii="Aptos" w:hAnsi="Aptos"/>
          <w:noProof/>
          <w:vertAlign w:val="superscript"/>
        </w:rPr>
        <w:t>4</w:t>
      </w:r>
      <w:r>
        <w:rPr>
          <w:rFonts w:ascii="Aptos" w:hAnsi="Aptos"/>
        </w:rPr>
        <w:fldChar w:fldCharType="end"/>
      </w:r>
    </w:p>
    <w:p w14:paraId="6C3C2271" w14:textId="77777777" w:rsidR="00D7631F" w:rsidRDefault="00D7631F" w:rsidP="00D7631F">
      <w:pPr>
        <w:pStyle w:val="Heading3"/>
      </w:pPr>
      <w:bookmarkStart w:id="10" w:name="_Toc173322566"/>
      <w:bookmarkEnd w:id="9"/>
      <w:r>
        <w:t>Baseline predictors</w:t>
      </w:r>
      <w:bookmarkEnd w:id="10"/>
    </w:p>
    <w:p w14:paraId="5A023A91" w14:textId="77777777" w:rsidR="00D7631F" w:rsidRPr="00E85431" w:rsidRDefault="00D7631F" w:rsidP="00D7631F">
      <w:r>
        <w:t xml:space="preserve">Operational definitions for these variables have been chosen to match those used in the implementation of QRISK3 in the EMIS computer system: </w:t>
      </w:r>
      <w:r>
        <w:fldChar w:fldCharType="begin"/>
      </w:r>
      <w:ins w:id="11" w:author="Alexander Pate" w:date="2023-12-20T14:36:00Z">
        <w:r>
          <w:instrText>HYPERLINK "</w:instrText>
        </w:r>
      </w:ins>
      <w:r w:rsidRPr="00C85E31">
        <w:instrText>https://wiki.endeavourhealth.org/index.php?title=QRISK3</w:instrText>
      </w:r>
      <w:ins w:id="12" w:author="Alexander Pate" w:date="2023-12-20T14:36:00Z">
        <w:r>
          <w:instrText>"</w:instrText>
        </w:r>
      </w:ins>
      <w:r>
        <w:fldChar w:fldCharType="separate"/>
      </w:r>
      <w:r w:rsidRPr="00DD5AC7">
        <w:rPr>
          <w:rStyle w:val="Hyperlink"/>
        </w:rPr>
        <w:t>https://wiki.endeavourhealth.org/index.php?title=QRISK3</w:t>
      </w:r>
      <w:r>
        <w:fldChar w:fldCharType="end"/>
      </w:r>
      <w:r>
        <w:t>. For new variables introduced in QRISK4, variable definitions have been decided by the authorship group.</w:t>
      </w:r>
    </w:p>
    <w:p w14:paraId="228DADB6" w14:textId="77777777" w:rsidR="00D7631F" w:rsidRDefault="00D7631F" w:rsidP="00D7631F">
      <w:pPr>
        <w:pStyle w:val="Heading4"/>
      </w:pPr>
      <w:bookmarkStart w:id="13" w:name="_Toc173322567"/>
      <w:r>
        <w:t>Age</w:t>
      </w:r>
      <w:bookmarkEnd w:id="13"/>
    </w:p>
    <w:p w14:paraId="304DDB36" w14:textId="77777777" w:rsidR="00D7631F" w:rsidRPr="003006BD" w:rsidRDefault="00D7631F" w:rsidP="00D7631F">
      <w:r>
        <w:t xml:space="preserve">CPRD </w:t>
      </w:r>
      <w:proofErr w:type="spellStart"/>
      <w:r>
        <w:t>Aurum</w:t>
      </w:r>
      <w:proofErr w:type="spellEnd"/>
      <w:r>
        <w:t xml:space="preserve"> only contains year of birth. We there assume all individuals are born on 1</w:t>
      </w:r>
      <w:r w:rsidRPr="00AB4637">
        <w:rPr>
          <w:vertAlign w:val="superscript"/>
        </w:rPr>
        <w:t>st</w:t>
      </w:r>
      <w:r>
        <w:t xml:space="preserve"> July and age is calculated relative to this.</w:t>
      </w:r>
    </w:p>
    <w:p w14:paraId="35DF7405" w14:textId="77777777" w:rsidR="00D7631F" w:rsidRDefault="00D7631F" w:rsidP="00D7631F">
      <w:pPr>
        <w:pStyle w:val="Heading4"/>
      </w:pPr>
      <w:bookmarkStart w:id="14" w:name="_Toc173322568"/>
      <w:r>
        <w:t>Sex</w:t>
      </w:r>
      <w:bookmarkEnd w:id="14"/>
    </w:p>
    <w:p w14:paraId="5872AFA5" w14:textId="77777777" w:rsidR="00D7631F" w:rsidRPr="003006BD" w:rsidRDefault="00D7631F" w:rsidP="00D7631F">
      <w:r>
        <w:t>Defined as female or male. Observations with indeterminate or unspecified gender are removed.</w:t>
      </w:r>
    </w:p>
    <w:p w14:paraId="42C91FE3" w14:textId="77777777" w:rsidR="00D7631F" w:rsidRDefault="00D7631F" w:rsidP="00D7631F">
      <w:pPr>
        <w:pStyle w:val="Heading4"/>
      </w:pPr>
      <w:bookmarkStart w:id="15" w:name="_Toc173322569"/>
      <w:r>
        <w:t>Ethnicity</w:t>
      </w:r>
      <w:bookmarkEnd w:id="15"/>
    </w:p>
    <w:p w14:paraId="38D9243A" w14:textId="77777777" w:rsidR="00D7631F" w:rsidRDefault="00D7631F" w:rsidP="00D7631F">
      <w:r>
        <w:t xml:space="preserve">Ethnicity may be identified from either medical </w:t>
      </w:r>
      <w:proofErr w:type="gramStart"/>
      <w:r>
        <w:t>codes</w:t>
      </w:r>
      <w:proofErr w:type="gramEnd"/>
      <w:r>
        <w:t xml:space="preserve"> in the primary care data, or through the linked data. For primary care data, we look for relevant medical codes recorded at any time before or after index date and take the most recent one. In the secondary care data, ethnicity is included in the patient </w:t>
      </w:r>
      <w:proofErr w:type="gramStart"/>
      <w:r>
        <w:t>file, and</w:t>
      </w:r>
      <w:proofErr w:type="gramEnd"/>
      <w:r>
        <w:t xml:space="preserve"> therefore position relative to the index date is unspecified. If ethnicity is recorded in both and is different, ethnicity is taken from the secondary care data.</w:t>
      </w:r>
    </w:p>
    <w:p w14:paraId="7D4F99F6" w14:textId="77777777" w:rsidR="00D7631F" w:rsidRDefault="00D7631F" w:rsidP="00D7631F">
      <w:pPr>
        <w:pStyle w:val="Heading4"/>
      </w:pPr>
      <w:bookmarkStart w:id="16" w:name="_Toc173322570"/>
      <w:r>
        <w:t>Index of Multiple Deprivation (measure of socioeconomic status)</w:t>
      </w:r>
      <w:bookmarkEnd w:id="16"/>
    </w:p>
    <w:p w14:paraId="71D26AD9" w14:textId="77777777" w:rsidR="00D7631F" w:rsidRPr="003006BD" w:rsidRDefault="00D7631F" w:rsidP="00D7631F">
      <w:r>
        <w:t>Index of Multiple deprivation is provided in quantiles as part of the linked data. XXXX</w:t>
      </w:r>
    </w:p>
    <w:p w14:paraId="305A0A08" w14:textId="77777777" w:rsidR="00D7631F" w:rsidRDefault="00D7631F" w:rsidP="00D7631F">
      <w:pPr>
        <w:pStyle w:val="Heading4"/>
      </w:pPr>
      <w:bookmarkStart w:id="17" w:name="_Toc173322571"/>
      <w:r>
        <w:t>History of…X</w:t>
      </w:r>
      <w:bookmarkEnd w:id="17"/>
    </w:p>
    <w:p w14:paraId="093FB0D9" w14:textId="77777777" w:rsidR="00D7631F" w:rsidRDefault="00D7631F" w:rsidP="00D7631F">
      <w:r>
        <w:t>Requires medical code at any time prior to the index date. Variables extracted this way are:</w:t>
      </w:r>
    </w:p>
    <w:p w14:paraId="6B70236F" w14:textId="77777777" w:rsidR="00D7631F" w:rsidRDefault="00D7631F" w:rsidP="00D7631F">
      <w:pPr>
        <w:pStyle w:val="ListParagraph"/>
        <w:numPr>
          <w:ilvl w:val="0"/>
          <w:numId w:val="10"/>
        </w:numPr>
      </w:pPr>
      <w:r>
        <w:t>Hypertension</w:t>
      </w:r>
    </w:p>
    <w:p w14:paraId="480C58C7" w14:textId="77777777" w:rsidR="00D7631F" w:rsidRDefault="00D7631F" w:rsidP="00D7631F">
      <w:pPr>
        <w:pStyle w:val="ListParagraph"/>
        <w:numPr>
          <w:ilvl w:val="0"/>
          <w:numId w:val="10"/>
        </w:numPr>
      </w:pPr>
      <w:r>
        <w:t>Rheumatoid arthritis</w:t>
      </w:r>
    </w:p>
    <w:p w14:paraId="1CB6A316" w14:textId="77777777" w:rsidR="00D7631F" w:rsidRDefault="00D7631F" w:rsidP="00D7631F">
      <w:pPr>
        <w:pStyle w:val="ListParagraph"/>
        <w:numPr>
          <w:ilvl w:val="0"/>
          <w:numId w:val="10"/>
        </w:numPr>
      </w:pPr>
      <w:r>
        <w:t>Atrial fibrillation</w:t>
      </w:r>
    </w:p>
    <w:p w14:paraId="259B3FD6" w14:textId="77777777" w:rsidR="00D7631F" w:rsidRDefault="00D7631F" w:rsidP="00D7631F">
      <w:pPr>
        <w:pStyle w:val="ListParagraph"/>
        <w:numPr>
          <w:ilvl w:val="0"/>
          <w:numId w:val="10"/>
        </w:numPr>
      </w:pPr>
      <w:r>
        <w:t>Chronic Kidney Disease</w:t>
      </w:r>
    </w:p>
    <w:p w14:paraId="4FECBB19" w14:textId="77777777" w:rsidR="00D7631F" w:rsidRDefault="00D7631F" w:rsidP="00D7631F">
      <w:pPr>
        <w:pStyle w:val="ListParagraph"/>
        <w:numPr>
          <w:ilvl w:val="0"/>
          <w:numId w:val="10"/>
        </w:numPr>
      </w:pPr>
      <w:r>
        <w:t>Severe mental illness</w:t>
      </w:r>
    </w:p>
    <w:p w14:paraId="47D29D6D" w14:textId="77777777" w:rsidR="00D7631F" w:rsidRDefault="00D7631F" w:rsidP="00D7631F">
      <w:pPr>
        <w:pStyle w:val="ListParagraph"/>
        <w:numPr>
          <w:ilvl w:val="0"/>
          <w:numId w:val="10"/>
        </w:numPr>
      </w:pPr>
      <w:r>
        <w:t>Family history of CVD (Angina or heart attack in a 1</w:t>
      </w:r>
      <w:r w:rsidRPr="00020687">
        <w:rPr>
          <w:vertAlign w:val="superscript"/>
        </w:rPr>
        <w:t>st</w:t>
      </w:r>
      <w:r>
        <w:t xml:space="preserve"> degree relative &lt; 60 years)</w:t>
      </w:r>
    </w:p>
    <w:p w14:paraId="75EE3549" w14:textId="77777777" w:rsidR="00D7631F" w:rsidRDefault="00D7631F" w:rsidP="00D7631F">
      <w:pPr>
        <w:pStyle w:val="ListParagraph"/>
        <w:numPr>
          <w:ilvl w:val="0"/>
          <w:numId w:val="10"/>
        </w:numPr>
      </w:pPr>
      <w:r>
        <w:t>Migraine</w:t>
      </w:r>
    </w:p>
    <w:p w14:paraId="4E7F37CA" w14:textId="77777777" w:rsidR="00D7631F" w:rsidRDefault="00D7631F" w:rsidP="00D7631F">
      <w:pPr>
        <w:pStyle w:val="ListParagraph"/>
        <w:numPr>
          <w:ilvl w:val="0"/>
          <w:numId w:val="10"/>
        </w:numPr>
      </w:pPr>
      <w:r>
        <w:t>Systemic lupus erythematosus</w:t>
      </w:r>
    </w:p>
    <w:p w14:paraId="018C2D68" w14:textId="77777777" w:rsidR="00D7631F" w:rsidRDefault="00D7631F" w:rsidP="00D7631F">
      <w:pPr>
        <w:pStyle w:val="ListParagraph"/>
        <w:numPr>
          <w:ilvl w:val="0"/>
          <w:numId w:val="10"/>
        </w:numPr>
      </w:pPr>
      <w:r>
        <w:t>Chronic Obstructive Pulmonary Disease</w:t>
      </w:r>
    </w:p>
    <w:p w14:paraId="79B6AD45" w14:textId="77777777" w:rsidR="00D7631F" w:rsidRDefault="00D7631F" w:rsidP="00D7631F">
      <w:pPr>
        <w:pStyle w:val="ListParagraph"/>
        <w:numPr>
          <w:ilvl w:val="0"/>
          <w:numId w:val="10"/>
        </w:numPr>
      </w:pPr>
      <w:r>
        <w:t>Downs syndrome</w:t>
      </w:r>
    </w:p>
    <w:p w14:paraId="70221CA3" w14:textId="77777777" w:rsidR="00D7631F" w:rsidRDefault="00D7631F" w:rsidP="00D7631F">
      <w:pPr>
        <w:pStyle w:val="ListParagraph"/>
        <w:numPr>
          <w:ilvl w:val="0"/>
          <w:numId w:val="10"/>
        </w:numPr>
      </w:pPr>
      <w:r>
        <w:lastRenderedPageBreak/>
        <w:t>Intellectual disability</w:t>
      </w:r>
    </w:p>
    <w:p w14:paraId="67B1863C" w14:textId="77777777" w:rsidR="00D7631F" w:rsidRDefault="00D7631F" w:rsidP="00D7631F">
      <w:pPr>
        <w:pStyle w:val="ListParagraph"/>
        <w:numPr>
          <w:ilvl w:val="0"/>
          <w:numId w:val="10"/>
        </w:numPr>
      </w:pPr>
      <w:r>
        <w:t>Oral cancer</w:t>
      </w:r>
    </w:p>
    <w:p w14:paraId="207790BA" w14:textId="77777777" w:rsidR="00D7631F" w:rsidRDefault="00D7631F" w:rsidP="00D7631F">
      <w:pPr>
        <w:pStyle w:val="ListParagraph"/>
        <w:numPr>
          <w:ilvl w:val="0"/>
          <w:numId w:val="10"/>
        </w:numPr>
      </w:pPr>
      <w:r>
        <w:t>Brain caner</w:t>
      </w:r>
    </w:p>
    <w:p w14:paraId="25F7FCC0" w14:textId="77777777" w:rsidR="00D7631F" w:rsidRDefault="00D7631F" w:rsidP="00D7631F">
      <w:pPr>
        <w:pStyle w:val="ListParagraph"/>
        <w:numPr>
          <w:ilvl w:val="0"/>
          <w:numId w:val="10"/>
        </w:numPr>
      </w:pPr>
      <w:r>
        <w:t>Lung cancer</w:t>
      </w:r>
    </w:p>
    <w:p w14:paraId="35A808AC" w14:textId="77777777" w:rsidR="00D7631F" w:rsidRDefault="00D7631F" w:rsidP="00D7631F">
      <w:pPr>
        <w:pStyle w:val="ListParagraph"/>
        <w:numPr>
          <w:ilvl w:val="0"/>
          <w:numId w:val="10"/>
        </w:numPr>
      </w:pPr>
      <w:r>
        <w:t>Blood cancer</w:t>
      </w:r>
    </w:p>
    <w:p w14:paraId="0A618DCC" w14:textId="77777777" w:rsidR="00D7631F" w:rsidRDefault="00D7631F" w:rsidP="00D7631F">
      <w:pPr>
        <w:pStyle w:val="ListParagraph"/>
        <w:numPr>
          <w:ilvl w:val="0"/>
          <w:numId w:val="10"/>
        </w:numPr>
      </w:pPr>
      <w:r>
        <w:t>Pre-eclampsia</w:t>
      </w:r>
    </w:p>
    <w:p w14:paraId="5B898062" w14:textId="77777777" w:rsidR="00D7631F" w:rsidRDefault="00D7631F" w:rsidP="00D7631F">
      <w:pPr>
        <w:pStyle w:val="Heading4"/>
      </w:pPr>
      <w:bookmarkStart w:id="18" w:name="_Toc173322572"/>
      <w:r>
        <w:t>Diabetes type1/type2</w:t>
      </w:r>
      <w:bookmarkEnd w:id="18"/>
    </w:p>
    <w:p w14:paraId="450F0F0F" w14:textId="77777777" w:rsidR="00D7631F" w:rsidRDefault="00D7631F" w:rsidP="00D7631F">
      <w:pPr>
        <w:rPr>
          <w:lang w:eastAsia="en-GB"/>
        </w:rPr>
      </w:pPr>
      <w:r>
        <w:rPr>
          <w:lang w:eastAsia="en-GB"/>
        </w:rPr>
        <w:t>Diabetes type 1 and type 2 are treated</w:t>
      </w:r>
      <w:r w:rsidRPr="0055088F">
        <w:rPr>
          <w:lang w:eastAsia="en-GB"/>
        </w:rPr>
        <w:t xml:space="preserve"> as mutually exclusive,</w:t>
      </w:r>
      <w:r>
        <w:rPr>
          <w:lang w:eastAsia="en-GB"/>
        </w:rPr>
        <w:t xml:space="preserve"> i.e., an individual is either determined as having type 1 diabetes or type 2 diabetes. This </w:t>
      </w:r>
      <w:proofErr w:type="gramStart"/>
      <w:r>
        <w:rPr>
          <w:lang w:eastAsia="en-GB"/>
        </w:rPr>
        <w:t>is based on the assumption</w:t>
      </w:r>
      <w:proofErr w:type="gramEnd"/>
      <w:r>
        <w:rPr>
          <w:lang w:eastAsia="en-GB"/>
        </w:rPr>
        <w:t xml:space="preserve"> that if an individual was suffering from both, their treatment would generally follow the treatment of a type 1 diabetic patient.</w:t>
      </w:r>
      <w:r w:rsidRPr="0055088F">
        <w:rPr>
          <w:lang w:eastAsia="en-GB"/>
        </w:rPr>
        <w:t xml:space="preserve"> </w:t>
      </w:r>
    </w:p>
    <w:p w14:paraId="6DC19C05" w14:textId="77777777" w:rsidR="00D7631F" w:rsidRPr="0055088F" w:rsidRDefault="00D7631F" w:rsidP="00D7631F">
      <w:pPr>
        <w:rPr>
          <w:lang w:eastAsia="en-GB"/>
        </w:rPr>
      </w:pPr>
      <w:r>
        <w:rPr>
          <w:lang w:eastAsia="en-GB"/>
        </w:rPr>
        <w:t>We therefore e</w:t>
      </w:r>
      <w:r w:rsidRPr="0055088F">
        <w:rPr>
          <w:lang w:eastAsia="en-GB"/>
        </w:rPr>
        <w:t>xtract type 1 diabetes and type 2 diabetes observations that occurred prior to the index date. If an individual has a code for both type 1 and type 2 diabetes, assign diabetes type 1.</w:t>
      </w:r>
    </w:p>
    <w:p w14:paraId="378B6966" w14:textId="77777777" w:rsidR="00D7631F" w:rsidRPr="004E0561" w:rsidRDefault="00D7631F" w:rsidP="00D7631F">
      <w:pPr>
        <w:pStyle w:val="Heading4"/>
      </w:pPr>
      <w:bookmarkStart w:id="19" w:name="_Toc173322573"/>
      <w:r>
        <w:t>Smoking status</w:t>
      </w:r>
      <w:bookmarkEnd w:id="19"/>
    </w:p>
    <w:p w14:paraId="7A573203" w14:textId="77777777" w:rsidR="00D7631F" w:rsidRPr="00E62118" w:rsidRDefault="00D7631F" w:rsidP="00D7631F">
      <w:pPr>
        <w:shd w:val="clear" w:color="auto" w:fill="FFFFFF"/>
        <w:spacing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 xml:space="preserve">Extraction of smoking status requires </w:t>
      </w:r>
      <w:r w:rsidRPr="00D42830">
        <w:rPr>
          <w:rFonts w:eastAsia="Times New Roman" w:cstheme="minorHAnsi"/>
          <w:color w:val="212529"/>
          <w:lang w:eastAsia="en-GB"/>
        </w:rPr>
        <w:t>specification of</w:t>
      </w:r>
      <w:r w:rsidRPr="00E62118">
        <w:rPr>
          <w:rFonts w:eastAsia="Times New Roman" w:cstheme="minorHAnsi"/>
          <w:color w:val="212529"/>
          <w:lang w:eastAsia="en-GB"/>
        </w:rPr>
        <w:t xml:space="preserve"> five codelists. One for non-smoker (</w:t>
      </w:r>
      <w:proofErr w:type="spellStart"/>
      <w:r w:rsidRPr="00E62118">
        <w:rPr>
          <w:rFonts w:eastAsia="Times New Roman" w:cstheme="minorHAnsi"/>
          <w:color w:val="212529"/>
          <w:lang w:eastAsia="en-GB"/>
        </w:rPr>
        <w:t>codelist.non</w:t>
      </w:r>
      <w:proofErr w:type="spellEnd"/>
      <w:r w:rsidRPr="00E62118">
        <w:rPr>
          <w:rFonts w:eastAsia="Times New Roman" w:cstheme="minorHAnsi"/>
          <w:color w:val="212529"/>
          <w:lang w:eastAsia="en-GB"/>
        </w:rPr>
        <w:t>), one for ex-smoker (</w:t>
      </w:r>
      <w:proofErr w:type="spellStart"/>
      <w:proofErr w:type="gramStart"/>
      <w:r w:rsidRPr="00E62118">
        <w:rPr>
          <w:rFonts w:eastAsia="Times New Roman" w:cstheme="minorHAnsi"/>
          <w:color w:val="212529"/>
          <w:lang w:eastAsia="en-GB"/>
        </w:rPr>
        <w:t>codelist.ex</w:t>
      </w:r>
      <w:proofErr w:type="spellEnd"/>
      <w:proofErr w:type="gramEnd"/>
      <w:r w:rsidRPr="00E62118">
        <w:rPr>
          <w:rFonts w:eastAsia="Times New Roman" w:cstheme="minorHAnsi"/>
          <w:color w:val="212529"/>
          <w:lang w:eastAsia="en-GB"/>
        </w:rPr>
        <w:t>), one for light smoker (</w:t>
      </w:r>
      <w:proofErr w:type="spellStart"/>
      <w:proofErr w:type="gramStart"/>
      <w:r w:rsidRPr="00E62118">
        <w:rPr>
          <w:rFonts w:eastAsia="Times New Roman" w:cstheme="minorHAnsi"/>
          <w:color w:val="212529"/>
          <w:lang w:eastAsia="en-GB"/>
        </w:rPr>
        <w:t>codelist.light</w:t>
      </w:r>
      <w:proofErr w:type="spellEnd"/>
      <w:proofErr w:type="gramEnd"/>
      <w:r w:rsidRPr="00E62118">
        <w:rPr>
          <w:rFonts w:eastAsia="Times New Roman" w:cstheme="minorHAnsi"/>
          <w:color w:val="212529"/>
          <w:lang w:eastAsia="en-GB"/>
        </w:rPr>
        <w:t>), one for moderate smoker (</w:t>
      </w:r>
      <w:proofErr w:type="spellStart"/>
      <w:proofErr w:type="gramStart"/>
      <w:r w:rsidRPr="00E62118">
        <w:rPr>
          <w:rFonts w:eastAsia="Times New Roman" w:cstheme="minorHAnsi"/>
          <w:color w:val="212529"/>
          <w:lang w:eastAsia="en-GB"/>
        </w:rPr>
        <w:t>codelist.moderate</w:t>
      </w:r>
      <w:proofErr w:type="spellEnd"/>
      <w:proofErr w:type="gramEnd"/>
      <w:r w:rsidRPr="00E62118">
        <w:rPr>
          <w:rFonts w:eastAsia="Times New Roman" w:cstheme="minorHAnsi"/>
          <w:color w:val="212529"/>
          <w:lang w:eastAsia="en-GB"/>
        </w:rPr>
        <w:t>) and one for heavy smoker (</w:t>
      </w:r>
      <w:proofErr w:type="spellStart"/>
      <w:proofErr w:type="gramStart"/>
      <w:r w:rsidRPr="00E62118">
        <w:rPr>
          <w:rFonts w:eastAsia="Times New Roman" w:cstheme="minorHAnsi"/>
          <w:color w:val="212529"/>
          <w:lang w:eastAsia="en-GB"/>
        </w:rPr>
        <w:t>codelist.heavy</w:t>
      </w:r>
      <w:proofErr w:type="spellEnd"/>
      <w:proofErr w:type="gramEnd"/>
      <w:r w:rsidRPr="00E62118">
        <w:rPr>
          <w:rFonts w:eastAsia="Times New Roman" w:cstheme="minorHAnsi"/>
          <w:color w:val="212529"/>
          <w:lang w:eastAsia="en-GB"/>
        </w:rPr>
        <w:t>). For records identified using the light, moderate or heavy smoker code lists, the </w:t>
      </w:r>
      <w:r w:rsidRPr="00E62118">
        <w:rPr>
          <w:rFonts w:eastAsia="Times New Roman" w:cstheme="minorHAnsi"/>
          <w:i/>
          <w:iCs/>
          <w:color w:val="212529"/>
          <w:lang w:eastAsia="en-GB"/>
        </w:rPr>
        <w:t>value</w:t>
      </w:r>
      <w:r w:rsidRPr="00E62118">
        <w:rPr>
          <w:rFonts w:eastAsia="Times New Roman" w:cstheme="minorHAnsi"/>
          <w:color w:val="212529"/>
          <w:lang w:eastAsia="en-GB"/>
        </w:rPr>
        <w:t> variable, which represents number of cigarettes smoker per day, is used to modify the outputted smoking status variable. This is to maximise the number of observations that are defined in the same way (&lt; 10 day is light, 10 - 19 a day is moderate, &gt; 19 is heavy). The </w:t>
      </w:r>
      <w:r w:rsidRPr="00E62118">
        <w:rPr>
          <w:rFonts w:eastAsia="Times New Roman" w:cstheme="minorHAnsi"/>
          <w:i/>
          <w:iCs/>
          <w:color w:val="212529"/>
          <w:lang w:eastAsia="en-GB"/>
        </w:rPr>
        <w:t>value</w:t>
      </w:r>
      <w:r w:rsidRPr="00E62118">
        <w:rPr>
          <w:rFonts w:eastAsia="Times New Roman" w:cstheme="minorHAnsi"/>
          <w:color w:val="212529"/>
          <w:lang w:eastAsia="en-GB"/>
        </w:rPr>
        <w:t xml:space="preserve"> variable for observations recorded as ex-smoker are often denoting the number of cigarettes per day the individual used to </w:t>
      </w:r>
      <w:proofErr w:type="gramStart"/>
      <w:r w:rsidRPr="00E62118">
        <w:rPr>
          <w:rFonts w:eastAsia="Times New Roman" w:cstheme="minorHAnsi"/>
          <w:color w:val="212529"/>
          <w:lang w:eastAsia="en-GB"/>
        </w:rPr>
        <w:t>smoke,</w:t>
      </w:r>
      <w:proofErr w:type="gramEnd"/>
      <w:r w:rsidRPr="00E62118">
        <w:rPr>
          <w:rFonts w:eastAsia="Times New Roman" w:cstheme="minorHAnsi"/>
          <w:color w:val="212529"/>
          <w:lang w:eastAsia="en-GB"/>
        </w:rPr>
        <w:t xml:space="preserve"> therefore this data is not used to alter the smoking status. If an </w:t>
      </w:r>
      <w:proofErr w:type="spellStart"/>
      <w:r w:rsidRPr="00E62118">
        <w:rPr>
          <w:rFonts w:eastAsia="Times New Roman" w:cstheme="minorHAnsi"/>
          <w:color w:val="212529"/>
          <w:lang w:eastAsia="en-GB"/>
        </w:rPr>
        <w:t>individuals</w:t>
      </w:r>
      <w:proofErr w:type="spellEnd"/>
      <w:r w:rsidRPr="00E62118">
        <w:rPr>
          <w:rFonts w:eastAsia="Times New Roman" w:cstheme="minorHAnsi"/>
          <w:color w:val="212529"/>
          <w:lang w:eastAsia="en-GB"/>
        </w:rPr>
        <w:t xml:space="preserve"> most recent record is a non-smoker, but an individual has previous records which indicate a history of smoking, the smoking status is altered from non-smoker to ex-smoker. The algorithm is as follows:</w:t>
      </w:r>
    </w:p>
    <w:p w14:paraId="7E26939F" w14:textId="77777777" w:rsidR="00D7631F" w:rsidRPr="00E62118" w:rsidRDefault="00D7631F" w:rsidP="00D7631F">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Extract the 100 most recent non, ex, light, moderate and heavy smoker observations according to the user inputted code lists. Observation dates identified using variable </w:t>
      </w:r>
      <w:proofErr w:type="spellStart"/>
      <w:r w:rsidRPr="00E62118">
        <w:rPr>
          <w:rFonts w:eastAsia="Times New Roman" w:cstheme="minorHAnsi"/>
          <w:i/>
          <w:iCs/>
          <w:color w:val="212529"/>
          <w:lang w:eastAsia="en-GB"/>
        </w:rPr>
        <w:t>obsdate</w:t>
      </w:r>
      <w:proofErr w:type="spellEnd"/>
      <w:r w:rsidRPr="00E62118">
        <w:rPr>
          <w:rFonts w:eastAsia="Times New Roman" w:cstheme="minorHAnsi"/>
          <w:color w:val="212529"/>
          <w:lang w:eastAsia="en-GB"/>
        </w:rPr>
        <w:t>.</w:t>
      </w:r>
    </w:p>
    <w:p w14:paraId="28FA48C1" w14:textId="77777777" w:rsidR="00D7631F" w:rsidRPr="00E62118" w:rsidRDefault="00D7631F" w:rsidP="00D7631F">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If the </w:t>
      </w:r>
      <w:r w:rsidRPr="00E62118">
        <w:rPr>
          <w:rFonts w:eastAsia="Times New Roman" w:cstheme="minorHAnsi"/>
          <w:i/>
          <w:iCs/>
          <w:color w:val="212529"/>
          <w:lang w:eastAsia="en-GB"/>
        </w:rPr>
        <w:t>value</w:t>
      </w:r>
      <w:r w:rsidRPr="00E62118">
        <w:rPr>
          <w:rFonts w:eastAsia="Times New Roman" w:cstheme="minorHAnsi"/>
          <w:color w:val="212529"/>
          <w:lang w:eastAsia="en-GB"/>
        </w:rPr>
        <w:t> variable is non-missing for an observation identified using the light, moderate or heavy smoker code lists, re-define this to represent smoking status based on the following definition:</w:t>
      </w:r>
    </w:p>
    <w:p w14:paraId="24C5CFAF" w14:textId="77777777" w:rsidR="00D7631F" w:rsidRPr="00E62118" w:rsidRDefault="00D7631F" w:rsidP="00D7631F">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1 - 9 per day = light smoker.</w:t>
      </w:r>
    </w:p>
    <w:p w14:paraId="53BD2F8F" w14:textId="77777777" w:rsidR="00D7631F" w:rsidRPr="00E62118" w:rsidRDefault="00D7631F" w:rsidP="00D7631F">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10 - 19 per day = moderate smoker.</w:t>
      </w:r>
    </w:p>
    <w:p w14:paraId="1BD669A0" w14:textId="77777777" w:rsidR="00D7631F" w:rsidRPr="00E62118" w:rsidRDefault="00D7631F" w:rsidP="00D7631F">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19 - 100 per day = heavy smoker.</w:t>
      </w:r>
    </w:p>
    <w:p w14:paraId="0B9EEF74" w14:textId="77777777" w:rsidR="00D7631F" w:rsidRPr="00E62118" w:rsidRDefault="00D7631F" w:rsidP="00D7631F">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More than 100 per day, remove observation.</w:t>
      </w:r>
    </w:p>
    <w:p w14:paraId="6B54DDD3" w14:textId="77777777" w:rsidR="00D7631F" w:rsidRPr="00E62118" w:rsidRDefault="00D7631F" w:rsidP="00D7631F">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Define smoking status to be the most recent observation.</w:t>
      </w:r>
    </w:p>
    <w:p w14:paraId="31CED9B2" w14:textId="77777777" w:rsidR="00D7631F" w:rsidRPr="00E62118" w:rsidRDefault="00D7631F" w:rsidP="00D7631F">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If there are multiple on the same date, use the most severe smoking status.</w:t>
      </w:r>
    </w:p>
    <w:p w14:paraId="678246D2" w14:textId="77777777" w:rsidR="00D7631F" w:rsidRPr="00E62118" w:rsidRDefault="00D7631F" w:rsidP="00D7631F">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If the most recent observation is non-smoker, but there are codes for ex, light, moderate or heavy smoker prior to this, change to ex-smoker.</w:t>
      </w:r>
    </w:p>
    <w:p w14:paraId="0BE3D93C" w14:textId="77777777" w:rsidR="00D7631F" w:rsidRDefault="00D7631F" w:rsidP="00D7631F">
      <w:pPr>
        <w:pStyle w:val="Heading4"/>
      </w:pPr>
      <w:bookmarkStart w:id="20" w:name="_Toc173322574"/>
      <w:r>
        <w:t>BMI</w:t>
      </w:r>
      <w:bookmarkEnd w:id="20"/>
    </w:p>
    <w:p w14:paraId="3F117856" w14:textId="77777777" w:rsidR="00D7631F" w:rsidRPr="00100DD2" w:rsidRDefault="00D7631F" w:rsidP="00D7631F">
      <w:r w:rsidRPr="00100DD2">
        <w:t>Extraction of BMI require</w:t>
      </w:r>
      <w:r>
        <w:t>d</w:t>
      </w:r>
      <w:r w:rsidRPr="00100DD2">
        <w:t xml:space="preserve"> </w:t>
      </w:r>
      <w:r>
        <w:t>specification of three code lists (BMI, height and weight)</w:t>
      </w:r>
      <w:r w:rsidRPr="00100DD2">
        <w:t xml:space="preserve">. All the BMI, height and weight measurements for each patient in the cohort of interest </w:t>
      </w:r>
      <w:r>
        <w:t>are</w:t>
      </w:r>
      <w:r w:rsidRPr="00100DD2">
        <w:t xml:space="preserve"> then extracted. The algorithm is as follows:</w:t>
      </w:r>
    </w:p>
    <w:p w14:paraId="1C425529" w14:textId="77777777" w:rsidR="00D7631F" w:rsidRPr="00100DD2" w:rsidRDefault="00D7631F" w:rsidP="00D7631F">
      <w:pPr>
        <w:pStyle w:val="ListParagraph"/>
        <w:numPr>
          <w:ilvl w:val="0"/>
          <w:numId w:val="14"/>
        </w:numPr>
      </w:pPr>
      <w:r w:rsidRPr="00100DD2">
        <w:t xml:space="preserve">Extract the most recent BMI, height and weight measurements (within the specified </w:t>
      </w:r>
      <w:proofErr w:type="gramStart"/>
      <w:r w:rsidRPr="00100DD2">
        <w:t>time period</w:t>
      </w:r>
      <w:proofErr w:type="gramEnd"/>
      <w:r w:rsidRPr="00100DD2">
        <w:t>). Observation dates identified using variable </w:t>
      </w:r>
      <w:proofErr w:type="spellStart"/>
      <w:r w:rsidRPr="00320361">
        <w:rPr>
          <w:i/>
          <w:iCs/>
        </w:rPr>
        <w:t>obsdate</w:t>
      </w:r>
      <w:proofErr w:type="spellEnd"/>
      <w:r w:rsidRPr="00100DD2">
        <w:t>.</w:t>
      </w:r>
    </w:p>
    <w:p w14:paraId="37C9B82C" w14:textId="77777777" w:rsidR="00D7631F" w:rsidRPr="00100DD2" w:rsidRDefault="00D7631F" w:rsidP="00D7631F">
      <w:pPr>
        <w:pStyle w:val="ListParagraph"/>
        <w:numPr>
          <w:ilvl w:val="0"/>
          <w:numId w:val="14"/>
        </w:numPr>
      </w:pPr>
      <w:r w:rsidRPr="00100DD2">
        <w:lastRenderedPageBreak/>
        <w:t>The measurements must be non-missing</w:t>
      </w:r>
    </w:p>
    <w:p w14:paraId="50AB4541" w14:textId="77777777" w:rsidR="00D7631F" w:rsidRPr="00100DD2" w:rsidRDefault="00D7631F" w:rsidP="00D7631F">
      <w:pPr>
        <w:pStyle w:val="ListParagraph"/>
        <w:numPr>
          <w:ilvl w:val="0"/>
          <w:numId w:val="14"/>
        </w:numPr>
      </w:pPr>
      <w:r w:rsidRPr="00100DD2">
        <w:t>The BMI measurements must be within the user-defined valid range.</w:t>
      </w:r>
    </w:p>
    <w:p w14:paraId="558C9D36" w14:textId="77777777" w:rsidR="00D7631F" w:rsidRPr="00100DD2" w:rsidRDefault="00D7631F" w:rsidP="00D7631F">
      <w:pPr>
        <w:pStyle w:val="ListParagraph"/>
        <w:numPr>
          <w:ilvl w:val="0"/>
          <w:numId w:val="14"/>
        </w:numPr>
      </w:pPr>
      <w:r w:rsidRPr="00100DD2">
        <w:t xml:space="preserve">Rescale height scores to metres. When </w:t>
      </w:r>
      <w:proofErr w:type="spellStart"/>
      <w:r w:rsidRPr="005475DC">
        <w:rPr>
          <w:i/>
          <w:iCs/>
        </w:rPr>
        <w:t>numunitid</w:t>
      </w:r>
      <w:proofErr w:type="spellEnd"/>
      <w:r w:rsidRPr="00100DD2">
        <w:t xml:space="preserve"> is</w:t>
      </w:r>
      <w:r>
        <w:t xml:space="preserve"> not</w:t>
      </w:r>
      <w:r w:rsidRPr="00100DD2">
        <w:t xml:space="preserve"> </w:t>
      </w:r>
      <m:oMath>
        <m:r>
          <w:rPr>
            <w:rFonts w:ascii="Cambria Math" w:hAnsi="Cambria Math"/>
          </w:rPr>
          <m:t>∈</m:t>
        </m:r>
        <m:d>
          <m:dPr>
            <m:begChr m:val="{"/>
            <m:endChr m:val="}"/>
            <m:ctrlPr>
              <w:rPr>
                <w:rFonts w:ascii="Cambria Math" w:hAnsi="Cambria Math"/>
                <w:i/>
              </w:rPr>
            </m:ctrlPr>
          </m:dPr>
          <m:e>
            <m:r>
              <w:rPr>
                <w:rFonts w:ascii="Cambria Math" w:hAnsi="Cambria Math"/>
              </w:rPr>
              <m:t>173, 432, 3202</m:t>
            </m:r>
          </m:e>
        </m:d>
        <m:r>
          <w:rPr>
            <w:rFonts w:ascii="Cambria Math" w:hAnsi="Cambria Math"/>
          </w:rPr>
          <m:t xml:space="preserve">, </m:t>
        </m:r>
      </m:oMath>
      <w:r w:rsidRPr="00100DD2">
        <w:t>which correspond to metres, measurements are assumed to be in centimetres</w:t>
      </w:r>
      <w:r>
        <w:t xml:space="preserve"> and are converted into metres.</w:t>
      </w:r>
    </w:p>
    <w:p w14:paraId="0E780F37" w14:textId="77777777" w:rsidR="00D7631F" w:rsidRDefault="00D7631F" w:rsidP="00D7631F">
      <w:pPr>
        <w:pStyle w:val="ListParagraph"/>
        <w:numPr>
          <w:ilvl w:val="0"/>
          <w:numId w:val="14"/>
        </w:numPr>
      </w:pPr>
      <w:r w:rsidRPr="000A289D">
        <w:t xml:space="preserve">Rescale weight scores to kg. When </w:t>
      </w:r>
      <w:proofErr w:type="spellStart"/>
      <w:r w:rsidRPr="000A289D">
        <w:t>numunitid</w:t>
      </w:r>
      <w:proofErr w:type="spellEnd"/>
      <w:r w:rsidRPr="000A289D">
        <w:t xml:space="preserve"> is </w:t>
      </w:r>
      <m:oMath>
        <m:r>
          <w:rPr>
            <w:rFonts w:ascii="Cambria Math" w:hAnsi="Cambria Math"/>
          </w:rPr>
          <m:t>∈</m:t>
        </m:r>
        <m:d>
          <m:dPr>
            <m:begChr m:val="{"/>
            <m:endChr m:val="}"/>
            <m:ctrlPr>
              <w:rPr>
                <w:rFonts w:ascii="Cambria Math" w:hAnsi="Cambria Math"/>
                <w:i/>
              </w:rPr>
            </m:ctrlPr>
          </m:dPr>
          <m:e>
            <m:r>
              <w:rPr>
                <w:rFonts w:ascii="Cambria Math" w:hAnsi="Cambria Math"/>
              </w:rPr>
              <m:t xml:space="preserve">1691, </m:t>
            </m:r>
            <m:r>
              <m:rPr>
                <m:sty m:val="p"/>
              </m:rPr>
              <w:rPr>
                <w:rFonts w:ascii="Cambria Math" w:hAnsi="Cambria Math"/>
              </w:rPr>
              <m:t>2318, 2997, 6265</m:t>
            </m:r>
          </m:e>
        </m:d>
      </m:oMath>
      <w:r w:rsidRPr="000A289D">
        <w:t>, which correspond to stone, the measurement is converted to kg. All other measurements are assumed to be kg</w:t>
      </w:r>
      <w:r>
        <w:t>.</w:t>
      </w:r>
    </w:p>
    <w:p w14:paraId="2EEC685B" w14:textId="77777777" w:rsidR="00D7631F" w:rsidRPr="00100DD2" w:rsidRDefault="00D7631F" w:rsidP="00D7631F">
      <w:pPr>
        <w:pStyle w:val="ListParagraph"/>
        <w:numPr>
          <w:ilvl w:val="0"/>
          <w:numId w:val="14"/>
        </w:numPr>
      </w:pPr>
      <w:r w:rsidRPr="00100DD2">
        <w:t>Merge height and weight measurements.</w:t>
      </w:r>
    </w:p>
    <w:p w14:paraId="3E6C2774" w14:textId="77777777" w:rsidR="00D7631F" w:rsidRPr="00100DD2" w:rsidRDefault="00D7631F" w:rsidP="00D7631F">
      <w:pPr>
        <w:pStyle w:val="ListParagraph"/>
        <w:numPr>
          <w:ilvl w:val="0"/>
          <w:numId w:val="14"/>
        </w:numPr>
      </w:pPr>
      <w:r w:rsidRPr="00100DD2">
        <w:t>Calculate BMI for every pair of height and weight measurements using weight</w:t>
      </w:r>
      <w:r>
        <w:t xml:space="preserve">, </w:t>
      </w:r>
      <m:oMath>
        <m:f>
          <m:fPr>
            <m:ctrlPr>
              <w:rPr>
                <w:rFonts w:ascii="Cambria Math" w:hAnsi="Cambria Math"/>
                <w:i/>
              </w:rPr>
            </m:ctrlPr>
          </m:fPr>
          <m:num>
            <m:r>
              <w:rPr>
                <w:rFonts w:ascii="Cambria Math" w:hAnsi="Cambria Math"/>
              </w:rPr>
              <m:t>weight</m:t>
            </m:r>
          </m:num>
          <m:den>
            <m:sSup>
              <m:sSupPr>
                <m:ctrlPr>
                  <w:rPr>
                    <w:rFonts w:ascii="Cambria Math" w:hAnsi="Cambria Math"/>
                    <w:i/>
                  </w:rPr>
                </m:ctrlPr>
              </m:sSupPr>
              <m:e>
                <m:r>
                  <w:rPr>
                    <w:rFonts w:ascii="Cambria Math" w:hAnsi="Cambria Math"/>
                  </w:rPr>
                  <m:t>height</m:t>
                </m:r>
              </m:e>
              <m:sup>
                <m:r>
                  <w:rPr>
                    <w:rFonts w:ascii="Cambria Math" w:hAnsi="Cambria Math"/>
                  </w:rPr>
                  <m:t>2</m:t>
                </m:r>
              </m:sup>
            </m:sSup>
          </m:den>
        </m:f>
      </m:oMath>
      <w:r>
        <w:rPr>
          <w:rFonts w:eastAsiaTheme="minorEastAsia"/>
        </w:rPr>
        <w:t>, where height is in metres.</w:t>
      </w:r>
    </w:p>
    <w:p w14:paraId="5632500D" w14:textId="77777777" w:rsidR="00D7631F" w:rsidRPr="00100DD2" w:rsidRDefault="00D7631F" w:rsidP="00D7631F">
      <w:pPr>
        <w:pStyle w:val="ListParagraph"/>
        <w:numPr>
          <w:ilvl w:val="0"/>
          <w:numId w:val="14"/>
        </w:numPr>
      </w:pPr>
      <w:r w:rsidRPr="00100DD2">
        <w:t>Remove BMI scores that are outside the specified range.</w:t>
      </w:r>
    </w:p>
    <w:p w14:paraId="6335E46D" w14:textId="77777777" w:rsidR="00D7631F" w:rsidRPr="00100DD2" w:rsidRDefault="00D7631F" w:rsidP="00D7631F">
      <w:pPr>
        <w:pStyle w:val="ListParagraph"/>
        <w:numPr>
          <w:ilvl w:val="0"/>
          <w:numId w:val="14"/>
        </w:numPr>
      </w:pPr>
      <w:r w:rsidRPr="00100DD2">
        <w:t>Assign observation date to be the height or weight measurement which occurred first.</w:t>
      </w:r>
    </w:p>
    <w:p w14:paraId="25892468" w14:textId="77777777" w:rsidR="00D7631F" w:rsidRPr="00100DD2" w:rsidRDefault="00D7631F" w:rsidP="00D7631F">
      <w:pPr>
        <w:pStyle w:val="ListParagraph"/>
        <w:numPr>
          <w:ilvl w:val="0"/>
          <w:numId w:val="14"/>
        </w:numPr>
      </w:pPr>
      <w:r w:rsidRPr="00100DD2">
        <w:t>Merge the directly recorded BMI scores, with the BMI scores calculated from height and weight.</w:t>
      </w:r>
    </w:p>
    <w:p w14:paraId="19467875" w14:textId="77777777" w:rsidR="00D7631F" w:rsidRDefault="00D7631F" w:rsidP="00D7631F">
      <w:pPr>
        <w:pStyle w:val="ListParagraph"/>
        <w:numPr>
          <w:ilvl w:val="0"/>
          <w:numId w:val="14"/>
        </w:numPr>
      </w:pPr>
      <w:r w:rsidRPr="00100DD2">
        <w:t xml:space="preserve">Take the most recent BMI score within the specified </w:t>
      </w:r>
      <w:proofErr w:type="gramStart"/>
      <w:r w:rsidRPr="00100DD2">
        <w:t>time period</w:t>
      </w:r>
      <w:proofErr w:type="gramEnd"/>
      <w:r w:rsidRPr="00100DD2">
        <w:t>, whether it was a directly recorded BMI score, or calculated from height and weight. If both are recorded on the same date, the directly recorded BMI score takes preference.</w:t>
      </w:r>
    </w:p>
    <w:p w14:paraId="3F87EFB4" w14:textId="77777777" w:rsidR="00D7631F" w:rsidRDefault="00D7631F" w:rsidP="00D7631F">
      <w:pPr>
        <w:pStyle w:val="Heading4"/>
      </w:pPr>
      <w:r>
        <w:t>LDL and HDL cholesterol</w:t>
      </w:r>
    </w:p>
    <w:p w14:paraId="5D03A601" w14:textId="77777777" w:rsidR="00D7631F" w:rsidRPr="00DD3D9E" w:rsidRDefault="00D7631F" w:rsidP="00D7631F">
      <w:r>
        <w:t>Take the most recent value within 5 years prior to index date between the values of 0.4 and 20.7. All measurements are assumed to be on the same scale (mmol/L).</w:t>
      </w:r>
    </w:p>
    <w:p w14:paraId="7004577E" w14:textId="77777777" w:rsidR="00D7631F" w:rsidRDefault="00D7631F" w:rsidP="00D7631F">
      <w:pPr>
        <w:pStyle w:val="Heading4"/>
      </w:pPr>
      <w:bookmarkStart w:id="21" w:name="_Toc173322575"/>
      <w:r>
        <w:t xml:space="preserve"> Cholesterol/HDL ratio</w:t>
      </w:r>
      <w:bookmarkEnd w:id="21"/>
    </w:p>
    <w:p w14:paraId="719D6286" w14:textId="77777777" w:rsidR="00D7631F" w:rsidRPr="00F95B3C" w:rsidRDefault="00D7631F" w:rsidP="00D7631F">
      <w:r>
        <w:t xml:space="preserve">We refer to total cholesterol as “TC”. </w:t>
      </w:r>
      <w:r w:rsidRPr="00F95B3C">
        <w:t>Extraction of cholesterol/HDL ratio requires the user to specify three codelists. One for cholesterol/HDL ratio measurements (</w:t>
      </w:r>
      <w:proofErr w:type="spellStart"/>
      <w:proofErr w:type="gramStart"/>
      <w:r w:rsidRPr="00F95B3C">
        <w:t>codelist.ratio</w:t>
      </w:r>
      <w:proofErr w:type="spellEnd"/>
      <w:proofErr w:type="gramEnd"/>
      <w:r w:rsidRPr="00F95B3C">
        <w:t xml:space="preserve">), one for </w:t>
      </w:r>
      <w:r>
        <w:t>TC</w:t>
      </w:r>
      <w:r w:rsidRPr="00F95B3C">
        <w:t xml:space="preserve"> measurements (</w:t>
      </w:r>
      <w:proofErr w:type="spellStart"/>
      <w:proofErr w:type="gramStart"/>
      <w:r w:rsidRPr="00F95B3C">
        <w:t>codelist.chol</w:t>
      </w:r>
      <w:proofErr w:type="spellEnd"/>
      <w:proofErr w:type="gramEnd"/>
      <w:r w:rsidRPr="00F95B3C">
        <w:t>) and one for HDL measurements (</w:t>
      </w:r>
      <w:proofErr w:type="spellStart"/>
      <w:r w:rsidRPr="00F95B3C">
        <w:t>codelist.hdl</w:t>
      </w:r>
      <w:proofErr w:type="spellEnd"/>
      <w:r w:rsidRPr="00F95B3C">
        <w:t>). All the cholesterol/HDL, total cholesterol HDL measurements for each patient in the cohort of interest are then extracted. The algorithm is as follows:</w:t>
      </w:r>
    </w:p>
    <w:p w14:paraId="3DD9A24B" w14:textId="77777777" w:rsidR="00D7631F" w:rsidRPr="00F95B3C" w:rsidRDefault="00D7631F" w:rsidP="00D7631F">
      <w:pPr>
        <w:pStyle w:val="ListParagraph"/>
        <w:numPr>
          <w:ilvl w:val="0"/>
          <w:numId w:val="16"/>
        </w:numPr>
      </w:pPr>
      <w:r w:rsidRPr="00F95B3C">
        <w:t xml:space="preserve">Extract the most recent cholesterol/HDL, total cholesterol and HDL measurements (within the specified </w:t>
      </w:r>
      <w:proofErr w:type="gramStart"/>
      <w:r w:rsidRPr="00F95B3C">
        <w:t>time period</w:t>
      </w:r>
      <w:proofErr w:type="gramEnd"/>
      <w:r w:rsidRPr="00F95B3C">
        <w:t>) according to the user inputted code lists. Observation dates identified using variable </w:t>
      </w:r>
      <w:proofErr w:type="spellStart"/>
      <w:r w:rsidRPr="00F95B3C">
        <w:rPr>
          <w:i/>
          <w:iCs/>
        </w:rPr>
        <w:t>obsdate</w:t>
      </w:r>
      <w:proofErr w:type="spellEnd"/>
      <w:r w:rsidRPr="00F95B3C">
        <w:t>.</w:t>
      </w:r>
    </w:p>
    <w:p w14:paraId="6133FB93" w14:textId="77777777" w:rsidR="00D7631F" w:rsidRPr="00F95B3C" w:rsidRDefault="00D7631F" w:rsidP="00D7631F">
      <w:pPr>
        <w:pStyle w:val="ListParagraph"/>
        <w:numPr>
          <w:ilvl w:val="0"/>
          <w:numId w:val="16"/>
        </w:numPr>
      </w:pPr>
      <w:r w:rsidRPr="00F95B3C">
        <w:t>The measurements must be non-missing</w:t>
      </w:r>
    </w:p>
    <w:p w14:paraId="2247188F" w14:textId="77777777" w:rsidR="00D7631F" w:rsidRPr="00F95B3C" w:rsidRDefault="00D7631F" w:rsidP="00D7631F">
      <w:pPr>
        <w:pStyle w:val="ListParagraph"/>
        <w:numPr>
          <w:ilvl w:val="0"/>
          <w:numId w:val="16"/>
        </w:numPr>
      </w:pPr>
      <w:r w:rsidRPr="00F95B3C">
        <w:t>All measurements are assumed to be in the correct unit of measurement.</w:t>
      </w:r>
    </w:p>
    <w:p w14:paraId="1C85FDD8" w14:textId="77777777" w:rsidR="00D7631F" w:rsidRPr="00F95B3C" w:rsidRDefault="00D7631F" w:rsidP="00D7631F">
      <w:pPr>
        <w:pStyle w:val="ListParagraph"/>
        <w:numPr>
          <w:ilvl w:val="0"/>
          <w:numId w:val="16"/>
        </w:numPr>
      </w:pPr>
      <w:r w:rsidRPr="00F95B3C">
        <w:t xml:space="preserve">Merge </w:t>
      </w:r>
      <w:r>
        <w:t>TC</w:t>
      </w:r>
      <w:r w:rsidRPr="00F95B3C">
        <w:t xml:space="preserve"> and HDL measurements.</w:t>
      </w:r>
    </w:p>
    <w:p w14:paraId="5B67FD6A" w14:textId="77777777" w:rsidR="00D7631F" w:rsidRPr="00F95B3C" w:rsidRDefault="00D7631F" w:rsidP="00D7631F">
      <w:pPr>
        <w:pStyle w:val="ListParagraph"/>
        <w:numPr>
          <w:ilvl w:val="0"/>
          <w:numId w:val="16"/>
        </w:numPr>
      </w:pPr>
      <w:r w:rsidRPr="00F95B3C">
        <w:t xml:space="preserve">Calculate cholesterol/HDL </w:t>
      </w:r>
      <w:r>
        <w:t xml:space="preserve">ratio </w:t>
      </w:r>
      <w:r w:rsidRPr="00F95B3C">
        <w:t xml:space="preserve">for every pair of </w:t>
      </w:r>
      <w:r>
        <w:t>TC</w:t>
      </w:r>
      <w:r w:rsidRPr="00F95B3C">
        <w:t xml:space="preserve"> and HDL measurements using </w:t>
      </w:r>
      <w:r>
        <w:t>TC/</w:t>
      </w:r>
      <w:r w:rsidRPr="00F95B3C">
        <w:t>HDL.</w:t>
      </w:r>
    </w:p>
    <w:p w14:paraId="3F71C352" w14:textId="77777777" w:rsidR="00D7631F" w:rsidRPr="00F95B3C" w:rsidRDefault="00D7631F" w:rsidP="00D7631F">
      <w:pPr>
        <w:pStyle w:val="ListParagraph"/>
        <w:numPr>
          <w:ilvl w:val="1"/>
          <w:numId w:val="16"/>
        </w:numPr>
      </w:pPr>
      <w:r w:rsidRPr="00F95B3C">
        <w:t>Assign observation date to be the total cholesterol or HDL measurement which occurred first.</w:t>
      </w:r>
    </w:p>
    <w:p w14:paraId="0A5EE547" w14:textId="77777777" w:rsidR="00D7631F" w:rsidRDefault="00D7631F" w:rsidP="00D7631F">
      <w:pPr>
        <w:pStyle w:val="ListParagraph"/>
        <w:numPr>
          <w:ilvl w:val="0"/>
          <w:numId w:val="16"/>
        </w:numPr>
      </w:pPr>
      <w:r w:rsidRPr="00F95B3C">
        <w:t xml:space="preserve">Merge the directly recorded cholesterol/HDL scores, with the cholesterol/HDL scores </w:t>
      </w:r>
      <w:r>
        <w:t>derived from TC/</w:t>
      </w:r>
      <w:r w:rsidRPr="00F95B3C">
        <w:t>HDL.</w:t>
      </w:r>
    </w:p>
    <w:p w14:paraId="758E8904" w14:textId="77777777" w:rsidR="00D7631F" w:rsidRPr="00F95B3C" w:rsidRDefault="00D7631F" w:rsidP="00D7631F">
      <w:pPr>
        <w:pStyle w:val="ListParagraph"/>
        <w:numPr>
          <w:ilvl w:val="0"/>
          <w:numId w:val="16"/>
        </w:numPr>
      </w:pPr>
      <w:r w:rsidRPr="00F95B3C">
        <w:t>Remove cholesterol/HDL scores</w:t>
      </w:r>
      <w:r>
        <w:t xml:space="preserve"> (either directly </w:t>
      </w:r>
      <w:proofErr w:type="gramStart"/>
      <w:r>
        <w:t>recorded, or</w:t>
      </w:r>
      <w:proofErr w:type="gramEnd"/>
      <w:r>
        <w:t xml:space="preserve"> derived from TC/HDL)</w:t>
      </w:r>
      <w:r w:rsidRPr="00F95B3C">
        <w:t xml:space="preserve"> that are outside the specified range</w:t>
      </w:r>
      <w:r>
        <w:t xml:space="preserve"> (1, 12).</w:t>
      </w:r>
    </w:p>
    <w:p w14:paraId="782B4F71" w14:textId="77777777" w:rsidR="00D7631F" w:rsidRPr="00F95B3C" w:rsidRDefault="00D7631F" w:rsidP="00D7631F">
      <w:pPr>
        <w:pStyle w:val="ListParagraph"/>
        <w:numPr>
          <w:ilvl w:val="0"/>
          <w:numId w:val="16"/>
        </w:numPr>
      </w:pPr>
      <w:r w:rsidRPr="00F95B3C">
        <w:t xml:space="preserve">Take the most recent cholesterol/HDL score within the specified </w:t>
      </w:r>
      <w:proofErr w:type="gramStart"/>
      <w:r w:rsidRPr="00F95B3C">
        <w:t>time period</w:t>
      </w:r>
      <w:proofErr w:type="gramEnd"/>
      <w:r w:rsidRPr="00F95B3C">
        <w:t xml:space="preserve">, whether it was a directly recorded cholesterol/HDL score, or calculated from </w:t>
      </w:r>
      <w:r>
        <w:t>TC/</w:t>
      </w:r>
      <w:r w:rsidRPr="00F95B3C">
        <w:t>HDL. If both are recorded on the same date, the directly recorded cholesterol/HDL score takes preference.</w:t>
      </w:r>
    </w:p>
    <w:p w14:paraId="30939EF5" w14:textId="77777777" w:rsidR="00D7631F" w:rsidRDefault="00D7631F" w:rsidP="00D7631F">
      <w:pPr>
        <w:pStyle w:val="Heading4"/>
      </w:pPr>
      <w:r>
        <w:lastRenderedPageBreak/>
        <w:t xml:space="preserve"> Non-HDL cholesterol</w:t>
      </w:r>
    </w:p>
    <w:p w14:paraId="2A45EF0D" w14:textId="77777777" w:rsidR="00D7631F" w:rsidRPr="00F95B3C" w:rsidRDefault="00D7631F" w:rsidP="00D7631F">
      <w:r>
        <w:t>We refer to “</w:t>
      </w:r>
      <w:proofErr w:type="gramStart"/>
      <w:r>
        <w:t>Non-HDL</w:t>
      </w:r>
      <w:proofErr w:type="gramEnd"/>
      <w:r>
        <w:t>” as “</w:t>
      </w:r>
      <w:proofErr w:type="spellStart"/>
      <w:r>
        <w:t>NonHDL</w:t>
      </w:r>
      <w:proofErr w:type="spellEnd"/>
      <w:r>
        <w:t xml:space="preserve">” as to avoid confusion with a </w:t>
      </w:r>
      <w:proofErr w:type="spellStart"/>
      <w:r>
        <w:t>substract</w:t>
      </w:r>
      <w:proofErr w:type="spellEnd"/>
      <w:r>
        <w:t xml:space="preserve"> sign (-). We refer to total cholesterol as TC. </w:t>
      </w:r>
      <w:r w:rsidRPr="00F95B3C">
        <w:t xml:space="preserve">Extraction of </w:t>
      </w:r>
      <w:proofErr w:type="spellStart"/>
      <w:r>
        <w:t>Non</w:t>
      </w:r>
      <w:r w:rsidRPr="00F95B3C">
        <w:t>HDL</w:t>
      </w:r>
      <w:proofErr w:type="spellEnd"/>
      <w:r w:rsidRPr="00F95B3C">
        <w:t xml:space="preserve"> ratio requires the user to specify three codelists. O</w:t>
      </w:r>
      <w:r>
        <w:t>n</w:t>
      </w:r>
      <w:r w:rsidRPr="00F95B3C">
        <w:t xml:space="preserve">e for </w:t>
      </w:r>
      <w:r>
        <w:t>TC</w:t>
      </w:r>
      <w:r w:rsidRPr="00F95B3C">
        <w:t xml:space="preserve"> measurements (</w:t>
      </w:r>
      <w:proofErr w:type="spellStart"/>
      <w:proofErr w:type="gramStart"/>
      <w:r w:rsidRPr="00F95B3C">
        <w:t>codelist.chol</w:t>
      </w:r>
      <w:proofErr w:type="spellEnd"/>
      <w:proofErr w:type="gramEnd"/>
      <w:r w:rsidRPr="00F95B3C">
        <w:t>)</w:t>
      </w:r>
      <w:r>
        <w:t>,</w:t>
      </w:r>
      <w:r w:rsidRPr="00F95B3C">
        <w:t xml:space="preserve"> one for HDL measurements (</w:t>
      </w:r>
      <w:proofErr w:type="spellStart"/>
      <w:r w:rsidRPr="00F95B3C">
        <w:t>codelist.hdl</w:t>
      </w:r>
      <w:proofErr w:type="spellEnd"/>
      <w:r w:rsidRPr="00F95B3C">
        <w:t>)</w:t>
      </w:r>
      <w:r>
        <w:t xml:space="preserve"> and one for LDL measurements (</w:t>
      </w:r>
      <w:proofErr w:type="spellStart"/>
      <w:r>
        <w:t>codelist.ldl</w:t>
      </w:r>
      <w:proofErr w:type="spellEnd"/>
      <w:r>
        <w:t>)</w:t>
      </w:r>
      <w:r w:rsidRPr="00F95B3C">
        <w:t>. All the total cholesterol</w:t>
      </w:r>
      <w:r>
        <w:t xml:space="preserve">, </w:t>
      </w:r>
      <w:r w:rsidRPr="00F95B3C">
        <w:t>HDL</w:t>
      </w:r>
      <w:r>
        <w:t xml:space="preserve"> and LDL</w:t>
      </w:r>
      <w:r w:rsidRPr="00F95B3C">
        <w:t xml:space="preserve"> measurements for each patient in the cohort of interest are then extracted. The algorithm is as follows:</w:t>
      </w:r>
    </w:p>
    <w:p w14:paraId="57F09B97" w14:textId="77777777" w:rsidR="00D7631F" w:rsidRPr="00F95B3C" w:rsidRDefault="00D7631F" w:rsidP="00D7631F">
      <w:pPr>
        <w:pStyle w:val="ListParagraph"/>
        <w:numPr>
          <w:ilvl w:val="0"/>
          <w:numId w:val="16"/>
        </w:numPr>
      </w:pPr>
      <w:r w:rsidRPr="00F95B3C">
        <w:t xml:space="preserve">Extract </w:t>
      </w:r>
      <w:r>
        <w:t xml:space="preserve">all TC, </w:t>
      </w:r>
      <w:r w:rsidRPr="00F95B3C">
        <w:t>HDL</w:t>
      </w:r>
      <w:r>
        <w:t xml:space="preserve"> and LDL</w:t>
      </w:r>
      <w:r w:rsidRPr="00F95B3C">
        <w:t xml:space="preserve"> measurements (within the specified </w:t>
      </w:r>
      <w:proofErr w:type="gramStart"/>
      <w:r w:rsidRPr="00F95B3C">
        <w:t>time period</w:t>
      </w:r>
      <w:proofErr w:type="gramEnd"/>
      <w:r w:rsidRPr="00F95B3C">
        <w:t>) according to the user inputted code lists. Observation dates identified using variable </w:t>
      </w:r>
      <w:proofErr w:type="spellStart"/>
      <w:r w:rsidRPr="00F95B3C">
        <w:rPr>
          <w:i/>
          <w:iCs/>
        </w:rPr>
        <w:t>obsdate</w:t>
      </w:r>
      <w:proofErr w:type="spellEnd"/>
      <w:r w:rsidRPr="00F95B3C">
        <w:t>.</w:t>
      </w:r>
    </w:p>
    <w:p w14:paraId="448DCFD7" w14:textId="77777777" w:rsidR="00D7631F" w:rsidRDefault="00D7631F" w:rsidP="00D7631F">
      <w:pPr>
        <w:pStyle w:val="ListParagraph"/>
        <w:numPr>
          <w:ilvl w:val="0"/>
          <w:numId w:val="16"/>
        </w:numPr>
      </w:pPr>
      <w:r w:rsidRPr="00F95B3C">
        <w:t>The measurements must be non-missing</w:t>
      </w:r>
      <w:r>
        <w:t>.</w:t>
      </w:r>
    </w:p>
    <w:p w14:paraId="0F6B38BC" w14:textId="77777777" w:rsidR="00D7631F" w:rsidRPr="00F95B3C" w:rsidRDefault="00D7631F" w:rsidP="00D7631F">
      <w:pPr>
        <w:pStyle w:val="ListParagraph"/>
        <w:numPr>
          <w:ilvl w:val="0"/>
          <w:numId w:val="16"/>
        </w:numPr>
      </w:pPr>
      <w:r w:rsidRPr="00F95B3C">
        <w:t>All measurements are assumed to be in the correct unit of measurement.</w:t>
      </w:r>
    </w:p>
    <w:p w14:paraId="1F6C3EAB" w14:textId="77777777" w:rsidR="00D7631F" w:rsidRDefault="00D7631F" w:rsidP="00D7631F">
      <w:pPr>
        <w:pStyle w:val="ListParagraph"/>
        <w:numPr>
          <w:ilvl w:val="0"/>
          <w:numId w:val="16"/>
        </w:numPr>
      </w:pPr>
      <w:r>
        <w:t xml:space="preserve">If individual has a TC and HDL measurement, calculate </w:t>
      </w:r>
      <w:proofErr w:type="spellStart"/>
      <w:r>
        <w:t>NonHDL</w:t>
      </w:r>
      <w:proofErr w:type="spellEnd"/>
      <w:r>
        <w:t xml:space="preserve"> as </w:t>
      </w:r>
      <w:proofErr w:type="spellStart"/>
      <w:r>
        <w:t>NonHDL</w:t>
      </w:r>
      <w:proofErr w:type="spellEnd"/>
      <w:r>
        <w:t xml:space="preserve"> = TC – HDL for every pair of TC and HDL measurements.</w:t>
      </w:r>
    </w:p>
    <w:p w14:paraId="16ACECB5" w14:textId="77777777" w:rsidR="00D7631F" w:rsidRDefault="00D7631F" w:rsidP="00D7631F">
      <w:pPr>
        <w:pStyle w:val="ListParagraph"/>
        <w:numPr>
          <w:ilvl w:val="1"/>
          <w:numId w:val="16"/>
        </w:numPr>
      </w:pPr>
      <w:r>
        <w:t xml:space="preserve">Exclude any </w:t>
      </w:r>
      <w:proofErr w:type="spellStart"/>
      <w:r>
        <w:t>NonHDL</w:t>
      </w:r>
      <w:proofErr w:type="spellEnd"/>
      <w:r>
        <w:t xml:space="preserve"> measurements outside of the range (0.4, 20.7).</w:t>
      </w:r>
    </w:p>
    <w:p w14:paraId="03019348" w14:textId="77777777" w:rsidR="00D7631F" w:rsidRDefault="00D7631F" w:rsidP="00D7631F">
      <w:pPr>
        <w:pStyle w:val="ListParagraph"/>
        <w:numPr>
          <w:ilvl w:val="1"/>
          <w:numId w:val="16"/>
        </w:numPr>
      </w:pPr>
      <w:r>
        <w:t xml:space="preserve">Take the </w:t>
      </w:r>
      <w:proofErr w:type="spellStart"/>
      <w:r>
        <w:t>NonHDL</w:t>
      </w:r>
      <w:proofErr w:type="spellEnd"/>
      <w:r>
        <w:t xml:space="preserve"> measurement from the most recent TC and HDL measurements.</w:t>
      </w:r>
    </w:p>
    <w:p w14:paraId="6E7BD51F" w14:textId="77777777" w:rsidR="00D7631F" w:rsidRDefault="00D7631F" w:rsidP="00D7631F">
      <w:pPr>
        <w:pStyle w:val="ListParagraph"/>
        <w:numPr>
          <w:ilvl w:val="1"/>
          <w:numId w:val="16"/>
        </w:numPr>
      </w:pPr>
      <w:r>
        <w:t xml:space="preserve">The date of the </w:t>
      </w:r>
      <w:proofErr w:type="spellStart"/>
      <w:r>
        <w:t>NonHDL</w:t>
      </w:r>
      <w:proofErr w:type="spellEnd"/>
      <w:r>
        <w:t xml:space="preserve"> measurements is defined as the date of the TC measurement.</w:t>
      </w:r>
    </w:p>
    <w:p w14:paraId="1FABE74C" w14:textId="77777777" w:rsidR="00D7631F" w:rsidRDefault="00D7631F" w:rsidP="00D7631F">
      <w:pPr>
        <w:pStyle w:val="ListParagraph"/>
        <w:numPr>
          <w:ilvl w:val="0"/>
          <w:numId w:val="16"/>
        </w:numPr>
      </w:pPr>
      <w:r>
        <w:t xml:space="preserve">If individual does not have a TC and HDL measurement, check if they have an LDL measurement. If they do, calculate </w:t>
      </w:r>
      <w:proofErr w:type="spellStart"/>
      <w:r>
        <w:t>NonHDL</w:t>
      </w:r>
      <w:proofErr w:type="spellEnd"/>
      <w:r>
        <w:t xml:space="preserve"> as 1.24*LDL for all LDL measurements.</w:t>
      </w:r>
    </w:p>
    <w:p w14:paraId="20D521B5" w14:textId="77777777" w:rsidR="00D7631F" w:rsidRDefault="00D7631F" w:rsidP="00D7631F">
      <w:pPr>
        <w:pStyle w:val="ListParagraph"/>
        <w:numPr>
          <w:ilvl w:val="1"/>
          <w:numId w:val="16"/>
        </w:numPr>
      </w:pPr>
      <w:r>
        <w:t xml:space="preserve">Exclude any </w:t>
      </w:r>
      <w:proofErr w:type="spellStart"/>
      <w:r>
        <w:t>NonHDL</w:t>
      </w:r>
      <w:proofErr w:type="spellEnd"/>
      <w:r>
        <w:t xml:space="preserve"> measurements outside of the range (0.4, 20.7).</w:t>
      </w:r>
    </w:p>
    <w:p w14:paraId="2B7AE117" w14:textId="77777777" w:rsidR="00D7631F" w:rsidRDefault="00D7631F" w:rsidP="00D7631F">
      <w:pPr>
        <w:pStyle w:val="ListParagraph"/>
        <w:numPr>
          <w:ilvl w:val="1"/>
          <w:numId w:val="16"/>
        </w:numPr>
      </w:pPr>
      <w:r>
        <w:t xml:space="preserve">Take the </w:t>
      </w:r>
      <w:proofErr w:type="spellStart"/>
      <w:r>
        <w:t>NonHDL</w:t>
      </w:r>
      <w:proofErr w:type="spellEnd"/>
      <w:r>
        <w:t xml:space="preserve"> measurement from the most recent LDL measurement.</w:t>
      </w:r>
    </w:p>
    <w:p w14:paraId="2419FC02" w14:textId="77777777" w:rsidR="00D7631F" w:rsidRDefault="00D7631F" w:rsidP="00D7631F">
      <w:pPr>
        <w:pStyle w:val="ListParagraph"/>
        <w:numPr>
          <w:ilvl w:val="1"/>
          <w:numId w:val="16"/>
        </w:numPr>
      </w:pPr>
      <w:r>
        <w:t xml:space="preserve">The date of the </w:t>
      </w:r>
      <w:proofErr w:type="spellStart"/>
      <w:r>
        <w:t>NonHDL</w:t>
      </w:r>
      <w:proofErr w:type="spellEnd"/>
      <w:r>
        <w:t xml:space="preserve"> measurements is defined as the date of the LDL measurement.</w:t>
      </w:r>
    </w:p>
    <w:p w14:paraId="13E5AB9A" w14:textId="77777777" w:rsidR="00D7631F" w:rsidRDefault="00D7631F" w:rsidP="00D7631F">
      <w:pPr>
        <w:pStyle w:val="Heading4"/>
      </w:pPr>
      <w:bookmarkStart w:id="22" w:name="_Toc173322576"/>
      <w:r>
        <w:t xml:space="preserve"> Systolic blood pressure</w:t>
      </w:r>
      <w:bookmarkEnd w:id="22"/>
    </w:p>
    <w:p w14:paraId="6CF4E25F" w14:textId="3E3423C1" w:rsidR="00D7631F" w:rsidRDefault="00D7631F" w:rsidP="00D7631F">
      <w:r>
        <w:t>Take the most recent value within 5 years prior to index date between the values of 70 and 210. All measurements are assumed to be on the same scale (mm/Hg).</w:t>
      </w:r>
      <w:r w:rsidRPr="00AE43EA">
        <w:t xml:space="preserve"> </w:t>
      </w:r>
      <w:r>
        <w:t>Bounds taken from Endeavour Health Knowledge Base.</w:t>
      </w:r>
      <w:r>
        <w:fldChar w:fldCharType="begin" w:fldLock="1"/>
      </w:r>
      <w:r w:rsidR="007F173D">
        <w:instrText>ADDIN CSL_CITATION {"citationItems":[{"id":"ITEM-1","itemData":{"URL":"https://wiki.endeavourhealth.org/index.php?title=QRISK3","accessed":{"date-parts":[["2024","2","12"]]},"author":[{"dropping-particle":"","family":"Endeavour Health","given":"","non-dropping-particle":"","parse-names":false,"suffix":""}],"id":"ITEM-1","issued":{"date-parts":[["2024"]]},"title":"Endeavour Health Knowledge Base","type":"webpage"},"uris":["http://www.mendeley.com/documents/?uuid=72412ce0-9105-4a34-ac11-1c473ac14b1a"]}],"mendeley":{"formattedCitation":"&lt;sup&gt;5&lt;/sup&gt;","plainTextFormattedCitation":"5","previouslyFormattedCitation":"&lt;sup&gt;5&lt;/sup&gt;"},"properties":{"noteIndex":0},"schema":"https://github.com/citation-style-language/schema/raw/master/csl-citation.json"}</w:instrText>
      </w:r>
      <w:r>
        <w:fldChar w:fldCharType="separate"/>
      </w:r>
      <w:r w:rsidRPr="00E350C1">
        <w:rPr>
          <w:noProof/>
          <w:vertAlign w:val="superscript"/>
        </w:rPr>
        <w:t>5</w:t>
      </w:r>
      <w:r>
        <w:fldChar w:fldCharType="end"/>
      </w:r>
    </w:p>
    <w:p w14:paraId="099D55E5" w14:textId="77777777" w:rsidR="00D7631F" w:rsidRDefault="00D7631F" w:rsidP="00D7631F">
      <w:pPr>
        <w:pStyle w:val="Heading4"/>
      </w:pPr>
      <w:bookmarkStart w:id="23" w:name="_Toc173322577"/>
      <w:r>
        <w:t xml:space="preserve"> Corticosteroid use</w:t>
      </w:r>
      <w:bookmarkEnd w:id="23"/>
    </w:p>
    <w:p w14:paraId="73F4DD92" w14:textId="77777777" w:rsidR="00D7631F" w:rsidRDefault="00D7631F" w:rsidP="00D7631F">
      <w:r>
        <w:t>Requires two or more prescriptions in the 6 months prior to the index date.</w:t>
      </w:r>
    </w:p>
    <w:p w14:paraId="13E530C3" w14:textId="77777777" w:rsidR="00D7631F" w:rsidRDefault="00D7631F" w:rsidP="00D7631F">
      <w:pPr>
        <w:pStyle w:val="Heading4"/>
      </w:pPr>
      <w:bookmarkStart w:id="24" w:name="_Toc173322578"/>
      <w:r>
        <w:t xml:space="preserve"> Second generation atypical antipsychotic use</w:t>
      </w:r>
      <w:bookmarkEnd w:id="24"/>
    </w:p>
    <w:p w14:paraId="5A8C7318" w14:textId="77777777" w:rsidR="00D7631F" w:rsidRDefault="00D7631F" w:rsidP="00D7631F">
      <w:r>
        <w:t>Requires two or more prescriptions in the 6 months prior to the index date.</w:t>
      </w:r>
    </w:p>
    <w:p w14:paraId="592839C8" w14:textId="77777777" w:rsidR="00D7631F" w:rsidRDefault="00D7631F" w:rsidP="00D7631F">
      <w:pPr>
        <w:pStyle w:val="Heading4"/>
      </w:pPr>
      <w:bookmarkStart w:id="25" w:name="_Toc173322579"/>
      <w:r>
        <w:t xml:space="preserve"> Postnatal Depression</w:t>
      </w:r>
      <w:bookmarkEnd w:id="25"/>
    </w:p>
    <w:p w14:paraId="773D943B" w14:textId="77777777" w:rsidR="00D7631F" w:rsidRPr="006212EA" w:rsidRDefault="00D7631F" w:rsidP="00D7631F">
      <w:r>
        <w:t>Postnatal depression is identified through observations denoting an Edinburgh Postnatal Depression Scale. An individual is assumed to have postnatal depression if they have a single score higher than 14, which indicates moderate depression, at any point in their medical record prior to the index date.</w:t>
      </w:r>
    </w:p>
    <w:p w14:paraId="106C8ED4" w14:textId="77777777" w:rsidR="00D7631F" w:rsidRDefault="00D7631F" w:rsidP="00D7631F">
      <w:pPr>
        <w:pStyle w:val="Heading4"/>
      </w:pPr>
      <w:bookmarkStart w:id="26" w:name="_Toc173322580"/>
      <w:r>
        <w:t xml:space="preserve"> Impotence</w:t>
      </w:r>
      <w:bookmarkEnd w:id="26"/>
    </w:p>
    <w:p w14:paraId="2FB00401" w14:textId="77777777" w:rsidR="00D7631F" w:rsidRDefault="00D7631F" w:rsidP="00D7631F">
      <w:r>
        <w:t>Requires medical code at any time prior to index date OR two or more prescriptions in the previous 6 months, the latest within 28 days of the index date.</w:t>
      </w:r>
    </w:p>
    <w:p w14:paraId="0E965B8E" w14:textId="77777777" w:rsidR="00D7631F" w:rsidRDefault="00D7631F" w:rsidP="00D7631F">
      <w:pPr>
        <w:pStyle w:val="Heading4"/>
      </w:pPr>
      <w:r>
        <w:t xml:space="preserve"> Dealing with missing data</w:t>
      </w:r>
    </w:p>
    <w:p w14:paraId="39430B1D" w14:textId="36BA0493" w:rsidR="00D7631F" w:rsidRDefault="00D7631F" w:rsidP="00D7631F">
      <w:r>
        <w:t xml:space="preserve">We imputed missing values for smoking status, ethnicity, systolic blood pressure, total cholesterol, HDL-cholesterol, LDL-cholesterol, </w:t>
      </w:r>
      <w:proofErr w:type="gramStart"/>
      <w:r>
        <w:t>Non-HDL</w:t>
      </w:r>
      <w:proofErr w:type="gramEnd"/>
      <w:r>
        <w:t xml:space="preserve"> cholesterol, body mass index and index of multiple deprivation using multiple imputation. Convergence plots and density plots to assess the performance of the imputation are provided in supplementary data file 2. Evidence supports </w:t>
      </w:r>
      <w:r>
        <w:lastRenderedPageBreak/>
        <w:t>imputing variables with up to 90% missingness using multiple imputation, or not basing whether to impute on the proportion of missingness at all.</w:t>
      </w:r>
      <w:r>
        <w:fldChar w:fldCharType="begin" w:fldLock="1"/>
      </w:r>
      <w:r w:rsidR="007F173D">
        <w:instrText>ADDIN CSL_CITATION {"citationItems":[{"id":"ITEM-1","itemData":{"DOI":"10.1186/s12874-022-01671-0","ISSN":"14712288","PMID":"35850734","abstract":"Background: Multiple imputation is frequently used to address missing data when conducting statistical analyses. There is a paucity of research into the performance of multiple imputation when the prevalence of missing data is very high. Our objective was to assess the performance of multiple imputation when estimating a logistic regression model when the prevalence of missing data for predictor variables is very high. Methods: Monte Carlo simulations were used to examine the performance of multiple imputation when estimating a multivariable logistic regression model. We varied the size of the analysis samples (N = 500, 1,000, 5,000, 10,000, and 25,000) and the prevalence of missing data (5–95% in increments of 5%). Results: In general, multiple imputation performed well across the range of scenarios. The exceptions were in scenarios when the sample size was 500 or 1,000 and the prevalence of missing data was at least 90%. In these scenarios, the estimated standard errors of the log-odds ratios were very large and did not accurately estimate the standard deviation of the sampling distribution of the log-odds ratio. Furthermore, in these settings, estimated confidence intervals tended to be conservative. In all other settings (i.e., sample sizes &gt; 1,000 or when the prevalence of missing data was less than 90%), then multiple imputation allowed for accurate estimation of a logistic regression model. Conclusions: Multiple imputation can be used in many scenarios with a very high prevalence of missing data.","author":[{"dropping-particle":"","family":"Austin","given":"Peter C.","non-dropping-particle":"","parse-names":false,"suffix":""},{"dropping-particle":"","family":"Buuren","given":"Stef","non-dropping-particle":"van","parse-names":false,"suffix":""}],"container-title":"BMC Medical Research Methodology","id":"ITEM-1","issue":"1","issued":{"date-parts":[["2022"]]},"page":"1-14","publisher":"BioMed Central","title":"The effect of high prevalence of missing data on estimation of the coefficients of a logistic regression model when using multiple imputation","type":"article-journal","volume":"22"},"uris":["http://www.mendeley.com/documents/?uuid=a4c50acc-0504-45ac-9c45-7034de8b093f"]},{"id":"ITEM-2","itemData":{"DOI":"10.1016/j.jclinepi.2019.02.016","ISSN":"18785921","PMID":"30878639","abstract":"Objectives: Researchers are concerned whether multiple imputation (MI) or complete case analysis should be used when a large proportion of data are missing. We aimed to provide guidance for drawing conclusions from data with a large proportion of missingness. Study Design and Setting: Via simulations, we investigated how the proportion of missing data, the fraction of missing information (FMI), and availability of auxiliary variables affected MI performance. Outcome data were missing completely at random or missing at random (MAR). Results: Provided sufficient auxiliary information was available; MI was beneficial in terms of bias and never detrimental in terms of efficiency. Models with similar FMI values, but differing proportions of missing data, also had similar precision for effect estimates. In the absence of bias, the FMI was a better guide to the efficiency gains using MI than the proportion of missing data. Conclusion: We provide evidence that for MAR data, valid MI reduces bias even when the proportion of missingness is large. We advise researchers to use FMI to guide choice of auxiliary variables for efficiency gain in imputation analyses, and that sensitivity analyses including different imputation models may be needed if the number of complete cases is small.","author":[{"dropping-particle":"","family":"Madley-Dowd","given":"Paul","non-dropping-particle":"","parse-names":false,"suffix":""},{"dropping-particle":"","family":"Hughes","given":"Rachael","non-dropping-particle":"","parse-names":false,"suffix":""},{"dropping-particle":"","family":"Tilling","given":"Kate","non-dropping-particle":"","parse-names":false,"suffix":""},{"dropping-particle":"","family":"Heron","given":"Jon","non-dropping-particle":"","parse-names":false,"suffix":""}],"container-title":"Journal of Clinical Epidemiology","id":"ITEM-2","issued":{"date-parts":[["2019"]]},"page":"63-73","publisher":"Elsevier Inc","title":"The proportion of missing data should not be used to guide decisions on multiple imputation","type":"article-journal","volume":"110"},"uris":["http://www.mendeley.com/documents/?uuid=3072dc74-e796-498c-8b34-98cfe7c36647"]}],"mendeley":{"formattedCitation":"&lt;sup&gt;6,7&lt;/sup&gt;","plainTextFormattedCitation":"6,7","previouslyFormattedCitation":"&lt;sup&gt;6,7&lt;/sup&gt;"},"properties":{"noteIndex":0},"schema":"https://github.com/citation-style-language/schema/raw/master/csl-citation.json"}</w:instrText>
      </w:r>
      <w:r>
        <w:fldChar w:fldCharType="separate"/>
      </w:r>
      <w:r w:rsidRPr="00E350C1">
        <w:rPr>
          <w:noProof/>
          <w:vertAlign w:val="superscript"/>
        </w:rPr>
        <w:t>6,7</w:t>
      </w:r>
      <w:r>
        <w:fldChar w:fldCharType="end"/>
      </w:r>
    </w:p>
    <w:p w14:paraId="5C0E17AC" w14:textId="77777777" w:rsidR="00D7631F" w:rsidRDefault="00D7631F" w:rsidP="00D7631F">
      <w:pPr>
        <w:pStyle w:val="Heading4"/>
      </w:pPr>
      <w:r>
        <w:t xml:space="preserve"> Time varying interventions (statins, antihypertensives)</w:t>
      </w:r>
    </w:p>
    <w:p w14:paraId="23AF0DE8" w14:textId="77777777" w:rsidR="00D7631F" w:rsidRDefault="00D7631F" w:rsidP="00D7631F">
      <w:r>
        <w:t>For</w:t>
      </w:r>
      <w:r w:rsidRPr="00572CC9">
        <w:t xml:space="preserve"> </w:t>
      </w:r>
      <w:r>
        <w:t>statins, antihypertensives and smoking status, we treat changes in these variables during follow-up as changes to treatment and adjust for treatment drop-in (as described in the main manuscript). To do this, it is necessary to evaluate the status of individuals with respect to these treatments at each time point during follow-up, which defines the interval censored data.</w:t>
      </w:r>
    </w:p>
    <w:p w14:paraId="0DB550C1" w14:textId="77777777" w:rsidR="00D7631F" w:rsidRPr="00B06882" w:rsidRDefault="00D7631F" w:rsidP="00D7631F">
      <w:r>
        <w:t xml:space="preserve">For statins and anti-hypertensive, we </w:t>
      </w:r>
      <w:proofErr w:type="gramStart"/>
      <w:r>
        <w:t>need  were</w:t>
      </w:r>
      <w:proofErr w:type="gramEnd"/>
      <w:r>
        <w:t xml:space="preserve"> individuals were “on” or “off” treatment. Individuals were allowed to move on and off these </w:t>
      </w:r>
      <w:proofErr w:type="gramStart"/>
      <w:r>
        <w:t>treatments</w:t>
      </w:r>
      <w:proofErr w:type="gramEnd"/>
      <w:r>
        <w:t xml:space="preserve"> multiple times. An individual </w:t>
      </w:r>
      <w:proofErr w:type="gramStart"/>
      <w:r>
        <w:t>was considered to be</w:t>
      </w:r>
      <w:proofErr w:type="gramEnd"/>
      <w:r>
        <w:t xml:space="preserve"> “off treatment” 180 days after their last prescription, if they did not receive another prescription in this </w:t>
      </w:r>
      <w:proofErr w:type="gramStart"/>
      <w:r>
        <w:t>time period</w:t>
      </w:r>
      <w:proofErr w:type="gramEnd"/>
      <w:r>
        <w:t xml:space="preserve">. This definition is not </w:t>
      </w:r>
      <w:proofErr w:type="gramStart"/>
      <w:r>
        <w:t>perfect, but</w:t>
      </w:r>
      <w:proofErr w:type="gramEnd"/>
      <w:r>
        <w:t xml:space="preserve"> is a result of poor data quality on daily dose in CPRD </w:t>
      </w:r>
      <w:proofErr w:type="spellStart"/>
      <w:r>
        <w:t>Aurum</w:t>
      </w:r>
      <w:proofErr w:type="spellEnd"/>
      <w:r>
        <w:t xml:space="preserve">. </w:t>
      </w:r>
      <w:r w:rsidRPr="00D27505">
        <w:rPr>
          <w:highlight w:val="yellow"/>
        </w:rPr>
        <w:t>REFXXX</w:t>
      </w:r>
      <w:r>
        <w:t xml:space="preserve">. The length of 180 days will ensure an individual has stopped taking treatment due to the maximum prescription length in the United Kingdom being 180 days. While a prescription between 30 – 90 days is much more common, our definition will also stop individuals who are slow to request prescriptions repeatedly moving on and </w:t>
      </w:r>
      <w:proofErr w:type="gramStart"/>
      <w:r>
        <w:t>off of</w:t>
      </w:r>
      <w:proofErr w:type="gramEnd"/>
      <w:r>
        <w:t xml:space="preserve"> treatment. Our aim is to identify when an individual stops taking medication for a sustained </w:t>
      </w:r>
      <w:proofErr w:type="gramStart"/>
      <w:r>
        <w:t>period of time</w:t>
      </w:r>
      <w:proofErr w:type="gramEnd"/>
      <w:r>
        <w:t>.</w:t>
      </w:r>
    </w:p>
    <w:p w14:paraId="7FE7BCEC" w14:textId="77777777" w:rsidR="00D7631F" w:rsidRPr="00C517D3" w:rsidRDefault="00D7631F" w:rsidP="00D7631F"/>
    <w:p w14:paraId="7847AE81" w14:textId="77777777" w:rsidR="00D7631F" w:rsidRDefault="00D7631F" w:rsidP="00D7631F">
      <w:r>
        <w:br w:type="page"/>
      </w:r>
    </w:p>
    <w:p w14:paraId="70FE85F8" w14:textId="77777777" w:rsidR="00D7631F" w:rsidRDefault="00D7631F" w:rsidP="00D7631F">
      <w:pPr>
        <w:pStyle w:val="Heading2"/>
      </w:pPr>
      <w:bookmarkStart w:id="27" w:name="_Toc173322581"/>
      <w:bookmarkStart w:id="28" w:name="_Toc205549758"/>
      <w:r>
        <w:lastRenderedPageBreak/>
        <w:t>Code lists</w:t>
      </w:r>
      <w:bookmarkEnd w:id="27"/>
      <w:bookmarkEnd w:id="28"/>
      <w:r>
        <w:t xml:space="preserve"> </w:t>
      </w:r>
    </w:p>
    <w:p w14:paraId="6F6665B7" w14:textId="77777777" w:rsidR="00D7631F" w:rsidRDefault="00D7631F" w:rsidP="00D7631F">
      <w:pPr>
        <w:pStyle w:val="Heading3"/>
      </w:pPr>
      <w:bookmarkStart w:id="29" w:name="_Toc173322582"/>
      <w:r>
        <w:t>Code list names</w:t>
      </w:r>
      <w:bookmarkEnd w:id="29"/>
      <w:r>
        <w:t xml:space="preserve"> </w:t>
      </w:r>
    </w:p>
    <w:p w14:paraId="4659099A" w14:textId="77777777" w:rsidR="00D7631F" w:rsidRDefault="00D7631F" w:rsidP="00D7631F">
      <w:r>
        <w:t xml:space="preserve">The names of the code lists are corresponding variable they are used to define are given in Table 2. The code lists themselves, with corresponding names, are available on the project’s GitHub repository, in </w:t>
      </w:r>
      <w:r w:rsidRPr="008924AA">
        <w:rPr>
          <w:i/>
          <w:iCs/>
        </w:rPr>
        <w:t>‘/codelists/analysis’</w:t>
      </w:r>
      <w:r>
        <w:t>. Note that these code lists alone are not enough to define the variables, operational definitions for variable extraction are given in the previous section.</w:t>
      </w:r>
    </w:p>
    <w:p w14:paraId="60D236FB" w14:textId="77777777" w:rsidR="00D7631F" w:rsidRPr="008924AA" w:rsidRDefault="00D7631F" w:rsidP="00D7631F">
      <w:pPr>
        <w:rPr>
          <w:b/>
          <w:bCs/>
          <w:u w:val="single"/>
        </w:rPr>
      </w:pPr>
      <w:r w:rsidRPr="008924AA">
        <w:rPr>
          <w:b/>
          <w:bCs/>
          <w:u w:val="single"/>
        </w:rPr>
        <w:t xml:space="preserve">Table </w:t>
      </w:r>
      <w:r>
        <w:rPr>
          <w:b/>
          <w:bCs/>
          <w:u w:val="single"/>
        </w:rPr>
        <w:t>2</w:t>
      </w:r>
      <w:r w:rsidRPr="008924AA">
        <w:rPr>
          <w:b/>
          <w:bCs/>
          <w:u w:val="single"/>
        </w:rPr>
        <w:t>: Code lists used for variable extraction</w:t>
      </w:r>
    </w:p>
    <w:tbl>
      <w:tblPr>
        <w:tblStyle w:val="TableGrid"/>
        <w:tblW w:w="7933" w:type="dxa"/>
        <w:tblLook w:val="04A0" w:firstRow="1" w:lastRow="0" w:firstColumn="1" w:lastColumn="0" w:noHBand="0" w:noVBand="1"/>
      </w:tblPr>
      <w:tblGrid>
        <w:gridCol w:w="3964"/>
        <w:gridCol w:w="3969"/>
      </w:tblGrid>
      <w:tr w:rsidR="00D7631F" w14:paraId="7251CCF4" w14:textId="77777777" w:rsidTr="008658F0">
        <w:tc>
          <w:tcPr>
            <w:tcW w:w="3964" w:type="dxa"/>
          </w:tcPr>
          <w:p w14:paraId="7B941372" w14:textId="77777777" w:rsidR="00D7631F" w:rsidRDefault="00D7631F" w:rsidP="008658F0">
            <w:r>
              <w:t>Code list file name</w:t>
            </w:r>
          </w:p>
        </w:tc>
        <w:tc>
          <w:tcPr>
            <w:tcW w:w="3969" w:type="dxa"/>
          </w:tcPr>
          <w:p w14:paraId="7ABAFB90" w14:textId="77777777" w:rsidR="00D7631F" w:rsidRDefault="00D7631F" w:rsidP="008658F0">
            <w:r>
              <w:t>Variable</w:t>
            </w:r>
          </w:p>
        </w:tc>
      </w:tr>
      <w:tr w:rsidR="00D7631F" w14:paraId="5629F07D" w14:textId="77777777" w:rsidTr="008658F0">
        <w:tc>
          <w:tcPr>
            <w:tcW w:w="3964" w:type="dxa"/>
          </w:tcPr>
          <w:p w14:paraId="4730A068" w14:textId="77777777" w:rsidR="00D7631F" w:rsidRDefault="00D7631F" w:rsidP="008658F0">
            <w:proofErr w:type="spellStart"/>
            <w:r>
              <w:t>ah_blood_cancer_medcodeid</w:t>
            </w:r>
            <w:proofErr w:type="spellEnd"/>
          </w:p>
        </w:tc>
        <w:tc>
          <w:tcPr>
            <w:tcW w:w="3969" w:type="dxa"/>
          </w:tcPr>
          <w:p w14:paraId="2F8681AF" w14:textId="77777777" w:rsidR="00D7631F" w:rsidRDefault="00D7631F" w:rsidP="008658F0">
            <w:r>
              <w:t>Blood cancer</w:t>
            </w:r>
          </w:p>
        </w:tc>
      </w:tr>
      <w:tr w:rsidR="00D7631F" w14:paraId="6B7C0DDF" w14:textId="77777777" w:rsidTr="008658F0">
        <w:tc>
          <w:tcPr>
            <w:tcW w:w="3964" w:type="dxa"/>
          </w:tcPr>
          <w:p w14:paraId="21FBC40D" w14:textId="77777777" w:rsidR="00D7631F" w:rsidRDefault="00D7631F" w:rsidP="008658F0">
            <w:proofErr w:type="spellStart"/>
            <w:r>
              <w:t>ah_brain_cancer_medcodeid</w:t>
            </w:r>
            <w:proofErr w:type="spellEnd"/>
          </w:p>
        </w:tc>
        <w:tc>
          <w:tcPr>
            <w:tcW w:w="3969" w:type="dxa"/>
          </w:tcPr>
          <w:p w14:paraId="529CFBFE" w14:textId="77777777" w:rsidR="00D7631F" w:rsidRDefault="00D7631F" w:rsidP="008658F0">
            <w:r>
              <w:t>Brain cancer</w:t>
            </w:r>
          </w:p>
        </w:tc>
      </w:tr>
      <w:tr w:rsidR="00D7631F" w14:paraId="036862C1" w14:textId="77777777" w:rsidTr="008658F0">
        <w:tc>
          <w:tcPr>
            <w:tcW w:w="3964" w:type="dxa"/>
          </w:tcPr>
          <w:p w14:paraId="112D129C" w14:textId="77777777" w:rsidR="00D7631F" w:rsidRDefault="00D7631F" w:rsidP="008658F0">
            <w:proofErr w:type="spellStart"/>
            <w:r>
              <w:t>ah_copd_medcodeid</w:t>
            </w:r>
            <w:proofErr w:type="spellEnd"/>
          </w:p>
        </w:tc>
        <w:tc>
          <w:tcPr>
            <w:tcW w:w="3969" w:type="dxa"/>
          </w:tcPr>
          <w:p w14:paraId="092FA20C" w14:textId="77777777" w:rsidR="00D7631F" w:rsidRDefault="00D7631F" w:rsidP="008658F0">
            <w:r>
              <w:t>COPD</w:t>
            </w:r>
          </w:p>
        </w:tc>
      </w:tr>
      <w:tr w:rsidR="00D7631F" w14:paraId="094174EA" w14:textId="77777777" w:rsidTr="008658F0">
        <w:tc>
          <w:tcPr>
            <w:tcW w:w="3964" w:type="dxa"/>
          </w:tcPr>
          <w:p w14:paraId="56A14906" w14:textId="77777777" w:rsidR="00D7631F" w:rsidRDefault="00D7631F" w:rsidP="008658F0">
            <w:proofErr w:type="spellStart"/>
            <w:r>
              <w:t>ah_downs_syndrome_medcodeid</w:t>
            </w:r>
            <w:proofErr w:type="spellEnd"/>
          </w:p>
        </w:tc>
        <w:tc>
          <w:tcPr>
            <w:tcW w:w="3969" w:type="dxa"/>
          </w:tcPr>
          <w:p w14:paraId="047B4CE4" w14:textId="77777777" w:rsidR="00D7631F" w:rsidRDefault="00D7631F" w:rsidP="008658F0">
            <w:r>
              <w:t>Downs syndrome</w:t>
            </w:r>
          </w:p>
        </w:tc>
      </w:tr>
      <w:tr w:rsidR="00D7631F" w14:paraId="34D50087" w14:textId="77777777" w:rsidTr="008658F0">
        <w:tc>
          <w:tcPr>
            <w:tcW w:w="3964" w:type="dxa"/>
          </w:tcPr>
          <w:p w14:paraId="2F2EDD52" w14:textId="77777777" w:rsidR="00D7631F" w:rsidRDefault="00D7631F" w:rsidP="008658F0">
            <w:proofErr w:type="spellStart"/>
            <w:r>
              <w:t>ah_intellectual_disability_medcodeid</w:t>
            </w:r>
            <w:proofErr w:type="spellEnd"/>
          </w:p>
        </w:tc>
        <w:tc>
          <w:tcPr>
            <w:tcW w:w="3969" w:type="dxa"/>
          </w:tcPr>
          <w:p w14:paraId="33ED61FD" w14:textId="77777777" w:rsidR="00D7631F" w:rsidRDefault="00D7631F" w:rsidP="008658F0">
            <w:r>
              <w:t>Intellectual Disability</w:t>
            </w:r>
          </w:p>
        </w:tc>
      </w:tr>
      <w:tr w:rsidR="00D7631F" w14:paraId="5B474EBE" w14:textId="77777777" w:rsidTr="008658F0">
        <w:tc>
          <w:tcPr>
            <w:tcW w:w="3964" w:type="dxa"/>
          </w:tcPr>
          <w:p w14:paraId="6A81F7CF" w14:textId="77777777" w:rsidR="00D7631F" w:rsidRDefault="00D7631F" w:rsidP="008658F0">
            <w:proofErr w:type="spellStart"/>
            <w:r>
              <w:t>ah_lung_cancer_medcodeid</w:t>
            </w:r>
            <w:proofErr w:type="spellEnd"/>
          </w:p>
        </w:tc>
        <w:tc>
          <w:tcPr>
            <w:tcW w:w="3969" w:type="dxa"/>
          </w:tcPr>
          <w:p w14:paraId="170CA5F4" w14:textId="77777777" w:rsidR="00D7631F" w:rsidRDefault="00D7631F" w:rsidP="008658F0">
            <w:r>
              <w:t>Lung Cancer</w:t>
            </w:r>
          </w:p>
        </w:tc>
      </w:tr>
      <w:tr w:rsidR="00D7631F" w14:paraId="57BDDA88" w14:textId="77777777" w:rsidTr="008658F0">
        <w:tc>
          <w:tcPr>
            <w:tcW w:w="3964" w:type="dxa"/>
          </w:tcPr>
          <w:p w14:paraId="59A4A557" w14:textId="77777777" w:rsidR="00D7631F" w:rsidRDefault="00D7631F" w:rsidP="008658F0">
            <w:proofErr w:type="spellStart"/>
            <w:r>
              <w:t>ah_oral_cancer_medcodeid</w:t>
            </w:r>
            <w:proofErr w:type="spellEnd"/>
          </w:p>
        </w:tc>
        <w:tc>
          <w:tcPr>
            <w:tcW w:w="3969" w:type="dxa"/>
          </w:tcPr>
          <w:p w14:paraId="1C67DE0A" w14:textId="77777777" w:rsidR="00D7631F" w:rsidRDefault="00D7631F" w:rsidP="008658F0">
            <w:r>
              <w:t>Oral Cancer</w:t>
            </w:r>
          </w:p>
        </w:tc>
      </w:tr>
      <w:tr w:rsidR="00D7631F" w14:paraId="5F3E4CFF" w14:textId="77777777" w:rsidTr="008658F0">
        <w:tc>
          <w:tcPr>
            <w:tcW w:w="3964" w:type="dxa"/>
          </w:tcPr>
          <w:p w14:paraId="29757663" w14:textId="77777777" w:rsidR="00D7631F" w:rsidRDefault="00D7631F" w:rsidP="008658F0">
            <w:proofErr w:type="spellStart"/>
            <w:r>
              <w:t>edh_af_medcodeid</w:t>
            </w:r>
            <w:proofErr w:type="spellEnd"/>
          </w:p>
        </w:tc>
        <w:tc>
          <w:tcPr>
            <w:tcW w:w="3969" w:type="dxa"/>
          </w:tcPr>
          <w:p w14:paraId="1A4B8BC9" w14:textId="77777777" w:rsidR="00D7631F" w:rsidRDefault="00D7631F" w:rsidP="008658F0">
            <w:r>
              <w:t>Atrial Fibrillation</w:t>
            </w:r>
          </w:p>
        </w:tc>
      </w:tr>
      <w:tr w:rsidR="00D7631F" w14:paraId="3BDA3EFD" w14:textId="77777777" w:rsidTr="008658F0">
        <w:tc>
          <w:tcPr>
            <w:tcW w:w="3964" w:type="dxa"/>
          </w:tcPr>
          <w:p w14:paraId="741CCE91" w14:textId="77777777" w:rsidR="00D7631F" w:rsidRDefault="00D7631F" w:rsidP="008658F0">
            <w:proofErr w:type="spellStart"/>
            <w:r>
              <w:t>edh_bangladeshi_medcodeid</w:t>
            </w:r>
            <w:proofErr w:type="spellEnd"/>
          </w:p>
        </w:tc>
        <w:tc>
          <w:tcPr>
            <w:tcW w:w="3969" w:type="dxa"/>
          </w:tcPr>
          <w:p w14:paraId="102D7B27" w14:textId="77777777" w:rsidR="00D7631F" w:rsidRDefault="00D7631F" w:rsidP="008658F0">
            <w:r>
              <w:t>Ethnicity</w:t>
            </w:r>
          </w:p>
        </w:tc>
      </w:tr>
      <w:tr w:rsidR="00D7631F" w14:paraId="508A7495" w14:textId="77777777" w:rsidTr="008658F0">
        <w:tc>
          <w:tcPr>
            <w:tcW w:w="3964" w:type="dxa"/>
          </w:tcPr>
          <w:p w14:paraId="3EAF561D" w14:textId="77777777" w:rsidR="00D7631F" w:rsidRDefault="00D7631F" w:rsidP="008658F0">
            <w:proofErr w:type="spellStart"/>
            <w:r>
              <w:t>edh_black_african_medcodeid</w:t>
            </w:r>
            <w:proofErr w:type="spellEnd"/>
          </w:p>
        </w:tc>
        <w:tc>
          <w:tcPr>
            <w:tcW w:w="3969" w:type="dxa"/>
          </w:tcPr>
          <w:p w14:paraId="67876715" w14:textId="77777777" w:rsidR="00D7631F" w:rsidRDefault="00D7631F" w:rsidP="008658F0">
            <w:r>
              <w:t>Ethnicity</w:t>
            </w:r>
          </w:p>
        </w:tc>
      </w:tr>
      <w:tr w:rsidR="00D7631F" w14:paraId="2A355B52" w14:textId="77777777" w:rsidTr="008658F0">
        <w:tc>
          <w:tcPr>
            <w:tcW w:w="3964" w:type="dxa"/>
          </w:tcPr>
          <w:p w14:paraId="6AA75DCE" w14:textId="77777777" w:rsidR="00D7631F" w:rsidRDefault="00D7631F" w:rsidP="008658F0">
            <w:proofErr w:type="spellStart"/>
            <w:r>
              <w:t>edh_bmi_medcodeid</w:t>
            </w:r>
            <w:proofErr w:type="spellEnd"/>
          </w:p>
        </w:tc>
        <w:tc>
          <w:tcPr>
            <w:tcW w:w="3969" w:type="dxa"/>
          </w:tcPr>
          <w:p w14:paraId="31C69455" w14:textId="77777777" w:rsidR="00D7631F" w:rsidRDefault="00D7631F" w:rsidP="008658F0">
            <w:r>
              <w:t>BMI</w:t>
            </w:r>
          </w:p>
        </w:tc>
      </w:tr>
      <w:tr w:rsidR="00D7631F" w14:paraId="582242D1" w14:textId="77777777" w:rsidTr="008658F0">
        <w:tc>
          <w:tcPr>
            <w:tcW w:w="3964" w:type="dxa"/>
          </w:tcPr>
          <w:p w14:paraId="5BFD157B" w14:textId="77777777" w:rsidR="00D7631F" w:rsidRDefault="00D7631F" w:rsidP="008658F0">
            <w:proofErr w:type="spellStart"/>
            <w:r>
              <w:t>edh_caribbean_medcodeid</w:t>
            </w:r>
            <w:proofErr w:type="spellEnd"/>
          </w:p>
        </w:tc>
        <w:tc>
          <w:tcPr>
            <w:tcW w:w="3969" w:type="dxa"/>
          </w:tcPr>
          <w:p w14:paraId="172DEE78" w14:textId="77777777" w:rsidR="00D7631F" w:rsidRDefault="00D7631F" w:rsidP="008658F0">
            <w:r>
              <w:t>Ethnicity</w:t>
            </w:r>
          </w:p>
        </w:tc>
      </w:tr>
      <w:tr w:rsidR="00D7631F" w14:paraId="3EFC6573" w14:textId="77777777" w:rsidTr="008658F0">
        <w:tc>
          <w:tcPr>
            <w:tcW w:w="3964" w:type="dxa"/>
          </w:tcPr>
          <w:p w14:paraId="356A21DF" w14:textId="77777777" w:rsidR="00D7631F" w:rsidRDefault="00D7631F" w:rsidP="008658F0">
            <w:proofErr w:type="spellStart"/>
            <w:r>
              <w:t>edh_chinese_medcodeid</w:t>
            </w:r>
            <w:proofErr w:type="spellEnd"/>
          </w:p>
        </w:tc>
        <w:tc>
          <w:tcPr>
            <w:tcW w:w="3969" w:type="dxa"/>
          </w:tcPr>
          <w:p w14:paraId="43A2289A" w14:textId="77777777" w:rsidR="00D7631F" w:rsidRDefault="00D7631F" w:rsidP="008658F0">
            <w:r>
              <w:t>Ethnicity</w:t>
            </w:r>
          </w:p>
        </w:tc>
      </w:tr>
      <w:tr w:rsidR="00D7631F" w14:paraId="7ECF4465" w14:textId="77777777" w:rsidTr="008658F0">
        <w:tc>
          <w:tcPr>
            <w:tcW w:w="3964" w:type="dxa"/>
          </w:tcPr>
          <w:p w14:paraId="73CCCDE2" w14:textId="77777777" w:rsidR="00D7631F" w:rsidRDefault="00D7631F" w:rsidP="008658F0"/>
        </w:tc>
        <w:tc>
          <w:tcPr>
            <w:tcW w:w="3969" w:type="dxa"/>
          </w:tcPr>
          <w:p w14:paraId="13034087" w14:textId="77777777" w:rsidR="00D7631F" w:rsidRDefault="00D7631F" w:rsidP="008658F0"/>
        </w:tc>
      </w:tr>
      <w:tr w:rsidR="00D7631F" w14:paraId="0341473A" w14:textId="77777777" w:rsidTr="008658F0">
        <w:tc>
          <w:tcPr>
            <w:tcW w:w="3964" w:type="dxa"/>
          </w:tcPr>
          <w:p w14:paraId="707FD039" w14:textId="77777777" w:rsidR="00D7631F" w:rsidRDefault="00D7631F" w:rsidP="008658F0"/>
        </w:tc>
        <w:tc>
          <w:tcPr>
            <w:tcW w:w="3969" w:type="dxa"/>
          </w:tcPr>
          <w:p w14:paraId="72640C85" w14:textId="77777777" w:rsidR="00D7631F" w:rsidRDefault="00D7631F" w:rsidP="008658F0"/>
        </w:tc>
      </w:tr>
      <w:tr w:rsidR="00D7631F" w14:paraId="6D73503E" w14:textId="77777777" w:rsidTr="008658F0">
        <w:tc>
          <w:tcPr>
            <w:tcW w:w="3964" w:type="dxa"/>
          </w:tcPr>
          <w:p w14:paraId="7A5627C0" w14:textId="77777777" w:rsidR="00D7631F" w:rsidRDefault="00D7631F" w:rsidP="008658F0">
            <w:proofErr w:type="spellStart"/>
            <w:r>
              <w:t>edh_ckd_medcodeid</w:t>
            </w:r>
            <w:proofErr w:type="spellEnd"/>
          </w:p>
        </w:tc>
        <w:tc>
          <w:tcPr>
            <w:tcW w:w="3969" w:type="dxa"/>
          </w:tcPr>
          <w:p w14:paraId="563FECFC" w14:textId="77777777" w:rsidR="00D7631F" w:rsidRDefault="00D7631F" w:rsidP="008658F0">
            <w:r>
              <w:t>CKD</w:t>
            </w:r>
          </w:p>
        </w:tc>
      </w:tr>
      <w:tr w:rsidR="00D7631F" w14:paraId="557E19DF" w14:textId="77777777" w:rsidTr="008658F0">
        <w:tc>
          <w:tcPr>
            <w:tcW w:w="3964" w:type="dxa"/>
          </w:tcPr>
          <w:p w14:paraId="7BDA4C69" w14:textId="77777777" w:rsidR="00D7631F" w:rsidRDefault="00D7631F" w:rsidP="008658F0">
            <w:proofErr w:type="spellStart"/>
            <w:r>
              <w:t>edh_cvd_medcodeid</w:t>
            </w:r>
            <w:proofErr w:type="spellEnd"/>
          </w:p>
        </w:tc>
        <w:tc>
          <w:tcPr>
            <w:tcW w:w="3969" w:type="dxa"/>
          </w:tcPr>
          <w:p w14:paraId="00B25BF3" w14:textId="77777777" w:rsidR="00D7631F" w:rsidRDefault="00D7631F" w:rsidP="008658F0">
            <w:r>
              <w:t>Cardiovascular disease</w:t>
            </w:r>
          </w:p>
        </w:tc>
      </w:tr>
      <w:tr w:rsidR="00D7631F" w14:paraId="4646BC7C" w14:textId="77777777" w:rsidTr="008658F0">
        <w:tc>
          <w:tcPr>
            <w:tcW w:w="3964" w:type="dxa"/>
          </w:tcPr>
          <w:p w14:paraId="61B35A60" w14:textId="77777777" w:rsidR="00D7631F" w:rsidRDefault="00D7631F" w:rsidP="008658F0">
            <w:proofErr w:type="spellStart"/>
            <w:r>
              <w:t>edh_exclusion_medcodeid</w:t>
            </w:r>
            <w:proofErr w:type="spellEnd"/>
          </w:p>
        </w:tc>
        <w:tc>
          <w:tcPr>
            <w:tcW w:w="3969" w:type="dxa"/>
          </w:tcPr>
          <w:p w14:paraId="389EFC6D" w14:textId="77777777" w:rsidR="00D7631F" w:rsidRDefault="00D7631F" w:rsidP="008658F0">
            <w:r>
              <w:t>Exclusion criteria</w:t>
            </w:r>
          </w:p>
        </w:tc>
      </w:tr>
      <w:tr w:rsidR="00D7631F" w14:paraId="637AC7A0" w14:textId="77777777" w:rsidTr="008658F0">
        <w:tc>
          <w:tcPr>
            <w:tcW w:w="3964" w:type="dxa"/>
          </w:tcPr>
          <w:p w14:paraId="22B9C78D" w14:textId="77777777" w:rsidR="00D7631F" w:rsidRDefault="00D7631F" w:rsidP="008658F0">
            <w:proofErr w:type="spellStart"/>
            <w:r>
              <w:t>edh_fhcvd_medcodeid</w:t>
            </w:r>
            <w:proofErr w:type="spellEnd"/>
          </w:p>
        </w:tc>
        <w:tc>
          <w:tcPr>
            <w:tcW w:w="3969" w:type="dxa"/>
          </w:tcPr>
          <w:p w14:paraId="4C293248" w14:textId="77777777" w:rsidR="00D7631F" w:rsidRDefault="00D7631F" w:rsidP="008658F0">
            <w:r>
              <w:t>Family history CVD</w:t>
            </w:r>
          </w:p>
        </w:tc>
      </w:tr>
      <w:tr w:rsidR="00D7631F" w14:paraId="5D58D858" w14:textId="77777777" w:rsidTr="008658F0">
        <w:tc>
          <w:tcPr>
            <w:tcW w:w="3964" w:type="dxa"/>
          </w:tcPr>
          <w:p w14:paraId="78492C4C" w14:textId="77777777" w:rsidR="00D7631F" w:rsidRDefault="00D7631F" w:rsidP="008658F0"/>
        </w:tc>
        <w:tc>
          <w:tcPr>
            <w:tcW w:w="3969" w:type="dxa"/>
          </w:tcPr>
          <w:p w14:paraId="2A356462" w14:textId="77777777" w:rsidR="00D7631F" w:rsidRDefault="00D7631F" w:rsidP="008658F0"/>
        </w:tc>
      </w:tr>
      <w:tr w:rsidR="00D7631F" w14:paraId="05C78906" w14:textId="77777777" w:rsidTr="008658F0">
        <w:tc>
          <w:tcPr>
            <w:tcW w:w="3964" w:type="dxa"/>
          </w:tcPr>
          <w:p w14:paraId="34709285" w14:textId="77777777" w:rsidR="00D7631F" w:rsidRDefault="00D7631F" w:rsidP="008658F0">
            <w:proofErr w:type="spellStart"/>
            <w:r>
              <w:t>edh_hypertension_medcodeid</w:t>
            </w:r>
            <w:proofErr w:type="spellEnd"/>
          </w:p>
        </w:tc>
        <w:tc>
          <w:tcPr>
            <w:tcW w:w="3969" w:type="dxa"/>
          </w:tcPr>
          <w:p w14:paraId="5DB1B708" w14:textId="77777777" w:rsidR="00D7631F" w:rsidRDefault="00D7631F" w:rsidP="008658F0">
            <w:r>
              <w:t>Hypertension</w:t>
            </w:r>
          </w:p>
        </w:tc>
      </w:tr>
      <w:tr w:rsidR="00D7631F" w14:paraId="639E6DC7" w14:textId="77777777" w:rsidTr="008658F0">
        <w:tc>
          <w:tcPr>
            <w:tcW w:w="3964" w:type="dxa"/>
          </w:tcPr>
          <w:p w14:paraId="52E059DC" w14:textId="77777777" w:rsidR="00D7631F" w:rsidRDefault="00D7631F" w:rsidP="008658F0">
            <w:proofErr w:type="spellStart"/>
            <w:r>
              <w:t>edh_impotence_medcodeid</w:t>
            </w:r>
            <w:proofErr w:type="spellEnd"/>
          </w:p>
        </w:tc>
        <w:tc>
          <w:tcPr>
            <w:tcW w:w="3969" w:type="dxa"/>
          </w:tcPr>
          <w:p w14:paraId="03E42CFC" w14:textId="77777777" w:rsidR="00D7631F" w:rsidRDefault="00D7631F" w:rsidP="008658F0">
            <w:r>
              <w:t>Impotence</w:t>
            </w:r>
          </w:p>
        </w:tc>
      </w:tr>
      <w:tr w:rsidR="00D7631F" w14:paraId="41363C86" w14:textId="77777777" w:rsidTr="008658F0">
        <w:tc>
          <w:tcPr>
            <w:tcW w:w="3964" w:type="dxa"/>
          </w:tcPr>
          <w:p w14:paraId="4FE647E7" w14:textId="77777777" w:rsidR="00D7631F" w:rsidRDefault="00D7631F" w:rsidP="008658F0">
            <w:proofErr w:type="spellStart"/>
            <w:r>
              <w:t>edh_indian_medcodeid</w:t>
            </w:r>
            <w:proofErr w:type="spellEnd"/>
          </w:p>
        </w:tc>
        <w:tc>
          <w:tcPr>
            <w:tcW w:w="3969" w:type="dxa"/>
          </w:tcPr>
          <w:p w14:paraId="5061563D" w14:textId="77777777" w:rsidR="00D7631F" w:rsidRDefault="00D7631F" w:rsidP="008658F0">
            <w:r>
              <w:t>Ethnicity</w:t>
            </w:r>
          </w:p>
        </w:tc>
      </w:tr>
      <w:tr w:rsidR="00D7631F" w14:paraId="06329906" w14:textId="77777777" w:rsidTr="008658F0">
        <w:tc>
          <w:tcPr>
            <w:tcW w:w="3964" w:type="dxa"/>
          </w:tcPr>
          <w:p w14:paraId="58BCBCC4" w14:textId="77777777" w:rsidR="00D7631F" w:rsidRDefault="00D7631F" w:rsidP="008658F0">
            <w:proofErr w:type="spellStart"/>
            <w:r>
              <w:t>edh_irish_medcodeid</w:t>
            </w:r>
            <w:proofErr w:type="spellEnd"/>
          </w:p>
        </w:tc>
        <w:tc>
          <w:tcPr>
            <w:tcW w:w="3969" w:type="dxa"/>
          </w:tcPr>
          <w:p w14:paraId="5BA28E1B" w14:textId="77777777" w:rsidR="00D7631F" w:rsidRDefault="00D7631F" w:rsidP="008658F0">
            <w:r>
              <w:t>Ethnicity</w:t>
            </w:r>
          </w:p>
        </w:tc>
      </w:tr>
      <w:tr w:rsidR="00D7631F" w14:paraId="24702554" w14:textId="77777777" w:rsidTr="008658F0">
        <w:tc>
          <w:tcPr>
            <w:tcW w:w="3964" w:type="dxa"/>
          </w:tcPr>
          <w:p w14:paraId="5E252E47" w14:textId="77777777" w:rsidR="00D7631F" w:rsidRDefault="00D7631F" w:rsidP="008658F0"/>
        </w:tc>
        <w:tc>
          <w:tcPr>
            <w:tcW w:w="3969" w:type="dxa"/>
          </w:tcPr>
          <w:p w14:paraId="536D5559" w14:textId="77777777" w:rsidR="00D7631F" w:rsidRDefault="00D7631F" w:rsidP="008658F0"/>
        </w:tc>
      </w:tr>
      <w:tr w:rsidR="00D7631F" w14:paraId="483C3827" w14:textId="77777777" w:rsidTr="008658F0">
        <w:tc>
          <w:tcPr>
            <w:tcW w:w="3964" w:type="dxa"/>
          </w:tcPr>
          <w:p w14:paraId="7D54D3DD" w14:textId="77777777" w:rsidR="00D7631F" w:rsidRDefault="00D7631F" w:rsidP="008658F0">
            <w:proofErr w:type="spellStart"/>
            <w:r>
              <w:t>edh_migraine_medcodeid</w:t>
            </w:r>
            <w:proofErr w:type="spellEnd"/>
          </w:p>
        </w:tc>
        <w:tc>
          <w:tcPr>
            <w:tcW w:w="3969" w:type="dxa"/>
          </w:tcPr>
          <w:p w14:paraId="3A50C903" w14:textId="77777777" w:rsidR="00D7631F" w:rsidRDefault="00D7631F" w:rsidP="008658F0">
            <w:r>
              <w:t>Migraine</w:t>
            </w:r>
          </w:p>
        </w:tc>
      </w:tr>
      <w:tr w:rsidR="00D7631F" w14:paraId="1FFAFF80" w14:textId="77777777" w:rsidTr="008658F0">
        <w:tc>
          <w:tcPr>
            <w:tcW w:w="3964" w:type="dxa"/>
          </w:tcPr>
          <w:p w14:paraId="4943159F" w14:textId="77777777" w:rsidR="00D7631F" w:rsidRDefault="00D7631F" w:rsidP="008658F0">
            <w:proofErr w:type="spellStart"/>
            <w:r>
              <w:t>edh_oth_asian_medcodeid</w:t>
            </w:r>
            <w:proofErr w:type="spellEnd"/>
          </w:p>
        </w:tc>
        <w:tc>
          <w:tcPr>
            <w:tcW w:w="3969" w:type="dxa"/>
          </w:tcPr>
          <w:p w14:paraId="2DA14C5B" w14:textId="77777777" w:rsidR="00D7631F" w:rsidRDefault="00D7631F" w:rsidP="008658F0">
            <w:r>
              <w:t>Ethnicity</w:t>
            </w:r>
          </w:p>
        </w:tc>
      </w:tr>
      <w:tr w:rsidR="00D7631F" w14:paraId="110C3382" w14:textId="77777777" w:rsidTr="008658F0">
        <w:tc>
          <w:tcPr>
            <w:tcW w:w="3964" w:type="dxa"/>
          </w:tcPr>
          <w:p w14:paraId="7B288D11" w14:textId="77777777" w:rsidR="00D7631F" w:rsidRDefault="00D7631F" w:rsidP="008658F0">
            <w:proofErr w:type="spellStart"/>
            <w:r>
              <w:t>edh_oth_black_medcodeid</w:t>
            </w:r>
            <w:proofErr w:type="spellEnd"/>
          </w:p>
        </w:tc>
        <w:tc>
          <w:tcPr>
            <w:tcW w:w="3969" w:type="dxa"/>
          </w:tcPr>
          <w:p w14:paraId="5DB8AE86" w14:textId="77777777" w:rsidR="00D7631F" w:rsidRDefault="00D7631F" w:rsidP="008658F0">
            <w:r>
              <w:t>Ethnicity</w:t>
            </w:r>
          </w:p>
        </w:tc>
      </w:tr>
      <w:tr w:rsidR="00D7631F" w14:paraId="112F82C1" w14:textId="77777777" w:rsidTr="008658F0">
        <w:tc>
          <w:tcPr>
            <w:tcW w:w="3964" w:type="dxa"/>
          </w:tcPr>
          <w:p w14:paraId="1C20BA20" w14:textId="77777777" w:rsidR="00D7631F" w:rsidRDefault="00D7631F" w:rsidP="008658F0">
            <w:proofErr w:type="spellStart"/>
            <w:r>
              <w:t>edh_oth_ethnic_medcodeid</w:t>
            </w:r>
            <w:proofErr w:type="spellEnd"/>
          </w:p>
        </w:tc>
        <w:tc>
          <w:tcPr>
            <w:tcW w:w="3969" w:type="dxa"/>
          </w:tcPr>
          <w:p w14:paraId="2E91246F" w14:textId="77777777" w:rsidR="00D7631F" w:rsidRDefault="00D7631F" w:rsidP="008658F0">
            <w:r>
              <w:t>Ethnicity</w:t>
            </w:r>
          </w:p>
        </w:tc>
      </w:tr>
      <w:tr w:rsidR="00D7631F" w14:paraId="50FDC820" w14:textId="77777777" w:rsidTr="008658F0">
        <w:tc>
          <w:tcPr>
            <w:tcW w:w="3964" w:type="dxa"/>
          </w:tcPr>
          <w:p w14:paraId="66B7E414" w14:textId="77777777" w:rsidR="00D7631F" w:rsidRDefault="00D7631F" w:rsidP="008658F0">
            <w:proofErr w:type="spellStart"/>
            <w:r>
              <w:t>edh_oth_mixed_medcodeid</w:t>
            </w:r>
            <w:proofErr w:type="spellEnd"/>
          </w:p>
        </w:tc>
        <w:tc>
          <w:tcPr>
            <w:tcW w:w="3969" w:type="dxa"/>
          </w:tcPr>
          <w:p w14:paraId="37B5B56C" w14:textId="77777777" w:rsidR="00D7631F" w:rsidRDefault="00D7631F" w:rsidP="008658F0">
            <w:r>
              <w:t>Ethnicity</w:t>
            </w:r>
          </w:p>
        </w:tc>
      </w:tr>
      <w:tr w:rsidR="00D7631F" w14:paraId="4CE9E0B3" w14:textId="77777777" w:rsidTr="008658F0">
        <w:tc>
          <w:tcPr>
            <w:tcW w:w="3964" w:type="dxa"/>
          </w:tcPr>
          <w:p w14:paraId="32F34FF0" w14:textId="77777777" w:rsidR="00D7631F" w:rsidRDefault="00D7631F" w:rsidP="008658F0">
            <w:proofErr w:type="spellStart"/>
            <w:r>
              <w:t>edh_oth_white_medcodeid</w:t>
            </w:r>
            <w:proofErr w:type="spellEnd"/>
          </w:p>
        </w:tc>
        <w:tc>
          <w:tcPr>
            <w:tcW w:w="3969" w:type="dxa"/>
          </w:tcPr>
          <w:p w14:paraId="3B4E7BA3" w14:textId="77777777" w:rsidR="00D7631F" w:rsidRDefault="00D7631F" w:rsidP="008658F0">
            <w:r>
              <w:t>Ethnicity</w:t>
            </w:r>
          </w:p>
        </w:tc>
      </w:tr>
      <w:tr w:rsidR="00D7631F" w14:paraId="688EB015" w14:textId="77777777" w:rsidTr="008658F0">
        <w:tc>
          <w:tcPr>
            <w:tcW w:w="3964" w:type="dxa"/>
          </w:tcPr>
          <w:p w14:paraId="435E0D9E" w14:textId="77777777" w:rsidR="00D7631F" w:rsidRDefault="00D7631F" w:rsidP="008658F0">
            <w:proofErr w:type="spellStart"/>
            <w:r>
              <w:t>edh_pakistani_medcodeid</w:t>
            </w:r>
            <w:proofErr w:type="spellEnd"/>
          </w:p>
        </w:tc>
        <w:tc>
          <w:tcPr>
            <w:tcW w:w="3969" w:type="dxa"/>
          </w:tcPr>
          <w:p w14:paraId="0A3D3108" w14:textId="77777777" w:rsidR="00D7631F" w:rsidRDefault="00D7631F" w:rsidP="008658F0">
            <w:r>
              <w:t>Ethnicity</w:t>
            </w:r>
          </w:p>
        </w:tc>
      </w:tr>
      <w:tr w:rsidR="00D7631F" w14:paraId="3DC38398" w14:textId="77777777" w:rsidTr="008658F0">
        <w:tc>
          <w:tcPr>
            <w:tcW w:w="3964" w:type="dxa"/>
          </w:tcPr>
          <w:p w14:paraId="45060DF7" w14:textId="77777777" w:rsidR="00D7631F" w:rsidRDefault="00D7631F" w:rsidP="008658F0">
            <w:proofErr w:type="spellStart"/>
            <w:r>
              <w:t>edh_ra_medcodeid</w:t>
            </w:r>
            <w:proofErr w:type="spellEnd"/>
          </w:p>
        </w:tc>
        <w:tc>
          <w:tcPr>
            <w:tcW w:w="3969" w:type="dxa"/>
          </w:tcPr>
          <w:p w14:paraId="14528BA2" w14:textId="77777777" w:rsidR="00D7631F" w:rsidRDefault="00D7631F" w:rsidP="008658F0">
            <w:r>
              <w:t>Rheumatoid Arthritis</w:t>
            </w:r>
          </w:p>
        </w:tc>
      </w:tr>
      <w:tr w:rsidR="00D7631F" w14:paraId="75DB2604" w14:textId="77777777" w:rsidTr="008658F0">
        <w:tc>
          <w:tcPr>
            <w:tcW w:w="3964" w:type="dxa"/>
          </w:tcPr>
          <w:p w14:paraId="109C2B79" w14:textId="77777777" w:rsidR="00D7631F" w:rsidRDefault="00D7631F" w:rsidP="008658F0">
            <w:proofErr w:type="spellStart"/>
            <w:r>
              <w:t>edh_sbp_medcodeid</w:t>
            </w:r>
            <w:proofErr w:type="spellEnd"/>
          </w:p>
        </w:tc>
        <w:tc>
          <w:tcPr>
            <w:tcW w:w="3969" w:type="dxa"/>
          </w:tcPr>
          <w:p w14:paraId="523C7ED9" w14:textId="77777777" w:rsidR="00D7631F" w:rsidRDefault="00D7631F" w:rsidP="008658F0">
            <w:r>
              <w:t>SBP</w:t>
            </w:r>
          </w:p>
        </w:tc>
      </w:tr>
      <w:tr w:rsidR="00D7631F" w14:paraId="5D3CF6AF" w14:textId="77777777" w:rsidTr="008658F0">
        <w:tc>
          <w:tcPr>
            <w:tcW w:w="3964" w:type="dxa"/>
          </w:tcPr>
          <w:p w14:paraId="734E69D3" w14:textId="77777777" w:rsidR="00D7631F" w:rsidRDefault="00D7631F" w:rsidP="008658F0">
            <w:proofErr w:type="spellStart"/>
            <w:r>
              <w:t>edh_sle_medcodeid</w:t>
            </w:r>
            <w:proofErr w:type="spellEnd"/>
          </w:p>
        </w:tc>
        <w:tc>
          <w:tcPr>
            <w:tcW w:w="3969" w:type="dxa"/>
          </w:tcPr>
          <w:p w14:paraId="223EC5F4" w14:textId="77777777" w:rsidR="00D7631F" w:rsidRDefault="00D7631F" w:rsidP="008658F0">
            <w:r>
              <w:t>Systemic Lupus Erythematosus</w:t>
            </w:r>
          </w:p>
        </w:tc>
      </w:tr>
      <w:tr w:rsidR="00D7631F" w14:paraId="04233008" w14:textId="77777777" w:rsidTr="008658F0">
        <w:tc>
          <w:tcPr>
            <w:tcW w:w="3964" w:type="dxa"/>
          </w:tcPr>
          <w:p w14:paraId="06D077A3" w14:textId="77777777" w:rsidR="00D7631F" w:rsidRDefault="00D7631F" w:rsidP="008658F0">
            <w:proofErr w:type="spellStart"/>
            <w:r>
              <w:t>edh_smi_medcodeid</w:t>
            </w:r>
            <w:proofErr w:type="spellEnd"/>
          </w:p>
        </w:tc>
        <w:tc>
          <w:tcPr>
            <w:tcW w:w="3969" w:type="dxa"/>
          </w:tcPr>
          <w:p w14:paraId="068A5673" w14:textId="77777777" w:rsidR="00D7631F" w:rsidRDefault="00D7631F" w:rsidP="008658F0">
            <w:r>
              <w:t>Serious Mental Illness</w:t>
            </w:r>
          </w:p>
        </w:tc>
      </w:tr>
      <w:tr w:rsidR="00D7631F" w14:paraId="38D27D5F" w14:textId="77777777" w:rsidTr="008658F0">
        <w:tc>
          <w:tcPr>
            <w:tcW w:w="3964" w:type="dxa"/>
          </w:tcPr>
          <w:p w14:paraId="54F64380" w14:textId="77777777" w:rsidR="00D7631F" w:rsidRDefault="00D7631F" w:rsidP="008658F0">
            <w:proofErr w:type="spellStart"/>
            <w:r>
              <w:t>edh_smoking_ex_medcodeid</w:t>
            </w:r>
            <w:proofErr w:type="spellEnd"/>
          </w:p>
        </w:tc>
        <w:tc>
          <w:tcPr>
            <w:tcW w:w="3969" w:type="dxa"/>
          </w:tcPr>
          <w:p w14:paraId="06885FDE" w14:textId="77777777" w:rsidR="00D7631F" w:rsidRDefault="00D7631F" w:rsidP="008658F0">
            <w:r>
              <w:t>Smoking status</w:t>
            </w:r>
          </w:p>
        </w:tc>
      </w:tr>
      <w:tr w:rsidR="00D7631F" w14:paraId="40CC0962" w14:textId="77777777" w:rsidTr="008658F0">
        <w:tc>
          <w:tcPr>
            <w:tcW w:w="3964" w:type="dxa"/>
          </w:tcPr>
          <w:p w14:paraId="7E20886A" w14:textId="77777777" w:rsidR="00D7631F" w:rsidRDefault="00D7631F" w:rsidP="008658F0">
            <w:proofErr w:type="spellStart"/>
            <w:r>
              <w:t>edh_smoking_heavy_medcodeid</w:t>
            </w:r>
            <w:proofErr w:type="spellEnd"/>
          </w:p>
        </w:tc>
        <w:tc>
          <w:tcPr>
            <w:tcW w:w="3969" w:type="dxa"/>
          </w:tcPr>
          <w:p w14:paraId="411E41B8" w14:textId="77777777" w:rsidR="00D7631F" w:rsidRDefault="00D7631F" w:rsidP="008658F0">
            <w:r>
              <w:t>Smoking status</w:t>
            </w:r>
          </w:p>
        </w:tc>
      </w:tr>
      <w:tr w:rsidR="00D7631F" w14:paraId="23C5E349" w14:textId="77777777" w:rsidTr="008658F0">
        <w:tc>
          <w:tcPr>
            <w:tcW w:w="3964" w:type="dxa"/>
          </w:tcPr>
          <w:p w14:paraId="6E90D0C3" w14:textId="77777777" w:rsidR="00D7631F" w:rsidRDefault="00D7631F" w:rsidP="008658F0">
            <w:proofErr w:type="spellStart"/>
            <w:r>
              <w:t>edh_smoking_light_medcodeid</w:t>
            </w:r>
            <w:proofErr w:type="spellEnd"/>
          </w:p>
        </w:tc>
        <w:tc>
          <w:tcPr>
            <w:tcW w:w="3969" w:type="dxa"/>
          </w:tcPr>
          <w:p w14:paraId="44A5B2B7" w14:textId="77777777" w:rsidR="00D7631F" w:rsidRDefault="00D7631F" w:rsidP="008658F0">
            <w:r>
              <w:t>Smoking status</w:t>
            </w:r>
          </w:p>
        </w:tc>
      </w:tr>
      <w:tr w:rsidR="00D7631F" w14:paraId="5A8279FE" w14:textId="77777777" w:rsidTr="008658F0">
        <w:tc>
          <w:tcPr>
            <w:tcW w:w="3964" w:type="dxa"/>
          </w:tcPr>
          <w:p w14:paraId="79AD21F6" w14:textId="77777777" w:rsidR="00D7631F" w:rsidRDefault="00D7631F" w:rsidP="008658F0">
            <w:proofErr w:type="spellStart"/>
            <w:r>
              <w:t>edh_smoking_mod_medcodeid</w:t>
            </w:r>
            <w:proofErr w:type="spellEnd"/>
          </w:p>
        </w:tc>
        <w:tc>
          <w:tcPr>
            <w:tcW w:w="3969" w:type="dxa"/>
          </w:tcPr>
          <w:p w14:paraId="01FCCE49" w14:textId="77777777" w:rsidR="00D7631F" w:rsidRDefault="00D7631F" w:rsidP="008658F0">
            <w:r>
              <w:t>Smoking status</w:t>
            </w:r>
          </w:p>
        </w:tc>
      </w:tr>
      <w:tr w:rsidR="00D7631F" w14:paraId="0EA84DE2" w14:textId="77777777" w:rsidTr="008658F0">
        <w:tc>
          <w:tcPr>
            <w:tcW w:w="3964" w:type="dxa"/>
          </w:tcPr>
          <w:p w14:paraId="5A8EFD4F" w14:textId="77777777" w:rsidR="00D7631F" w:rsidRDefault="00D7631F" w:rsidP="008658F0">
            <w:proofErr w:type="spellStart"/>
            <w:r>
              <w:lastRenderedPageBreak/>
              <w:t>edh_smoking_non_medcodeid</w:t>
            </w:r>
            <w:proofErr w:type="spellEnd"/>
          </w:p>
        </w:tc>
        <w:tc>
          <w:tcPr>
            <w:tcW w:w="3969" w:type="dxa"/>
          </w:tcPr>
          <w:p w14:paraId="3A98B018" w14:textId="77777777" w:rsidR="00D7631F" w:rsidRDefault="00D7631F" w:rsidP="008658F0">
            <w:r>
              <w:t>Smoking status</w:t>
            </w:r>
          </w:p>
        </w:tc>
      </w:tr>
      <w:tr w:rsidR="00D7631F" w14:paraId="0E0D686F" w14:textId="77777777" w:rsidTr="008658F0">
        <w:tc>
          <w:tcPr>
            <w:tcW w:w="3964" w:type="dxa"/>
          </w:tcPr>
          <w:p w14:paraId="69C07D50" w14:textId="77777777" w:rsidR="00D7631F" w:rsidRDefault="00D7631F" w:rsidP="008658F0">
            <w:r>
              <w:t>edh_t1dia_medcodeid</w:t>
            </w:r>
          </w:p>
        </w:tc>
        <w:tc>
          <w:tcPr>
            <w:tcW w:w="3969" w:type="dxa"/>
          </w:tcPr>
          <w:p w14:paraId="18945855" w14:textId="77777777" w:rsidR="00D7631F" w:rsidRDefault="00D7631F" w:rsidP="008658F0">
            <w:r>
              <w:t>Type 1 diabetes</w:t>
            </w:r>
          </w:p>
        </w:tc>
      </w:tr>
      <w:tr w:rsidR="00D7631F" w14:paraId="6044AD94" w14:textId="77777777" w:rsidTr="008658F0">
        <w:tc>
          <w:tcPr>
            <w:tcW w:w="3964" w:type="dxa"/>
          </w:tcPr>
          <w:p w14:paraId="336C1C9A" w14:textId="77777777" w:rsidR="00D7631F" w:rsidRDefault="00D7631F" w:rsidP="008658F0">
            <w:r>
              <w:t>edh_t2dia_medcodeid</w:t>
            </w:r>
          </w:p>
        </w:tc>
        <w:tc>
          <w:tcPr>
            <w:tcW w:w="3969" w:type="dxa"/>
          </w:tcPr>
          <w:p w14:paraId="55921536" w14:textId="77777777" w:rsidR="00D7631F" w:rsidRDefault="00D7631F" w:rsidP="008658F0">
            <w:r>
              <w:t>Type 2 diabetes</w:t>
            </w:r>
          </w:p>
        </w:tc>
      </w:tr>
      <w:tr w:rsidR="00D7631F" w14:paraId="2647E94A" w14:textId="77777777" w:rsidTr="008658F0">
        <w:tc>
          <w:tcPr>
            <w:tcW w:w="3964" w:type="dxa"/>
          </w:tcPr>
          <w:p w14:paraId="45C3F55C" w14:textId="77777777" w:rsidR="00D7631F" w:rsidRDefault="00D7631F" w:rsidP="008658F0">
            <w:proofErr w:type="spellStart"/>
            <w:r>
              <w:t>edh_white_asian_medcodeid</w:t>
            </w:r>
            <w:proofErr w:type="spellEnd"/>
          </w:p>
        </w:tc>
        <w:tc>
          <w:tcPr>
            <w:tcW w:w="3969" w:type="dxa"/>
          </w:tcPr>
          <w:p w14:paraId="09A8A829" w14:textId="77777777" w:rsidR="00D7631F" w:rsidRDefault="00D7631F" w:rsidP="008658F0">
            <w:r>
              <w:t>Ethnicity</w:t>
            </w:r>
          </w:p>
        </w:tc>
      </w:tr>
      <w:tr w:rsidR="00D7631F" w14:paraId="27A51D96" w14:textId="77777777" w:rsidTr="008658F0">
        <w:tc>
          <w:tcPr>
            <w:tcW w:w="3964" w:type="dxa"/>
          </w:tcPr>
          <w:p w14:paraId="2FCD7ECC" w14:textId="77777777" w:rsidR="00D7631F" w:rsidRDefault="00D7631F" w:rsidP="008658F0">
            <w:proofErr w:type="spellStart"/>
            <w:r>
              <w:t>edh_white_black_african_medcodeid</w:t>
            </w:r>
            <w:proofErr w:type="spellEnd"/>
          </w:p>
        </w:tc>
        <w:tc>
          <w:tcPr>
            <w:tcW w:w="3969" w:type="dxa"/>
          </w:tcPr>
          <w:p w14:paraId="79861373" w14:textId="77777777" w:rsidR="00D7631F" w:rsidRDefault="00D7631F" w:rsidP="008658F0">
            <w:r>
              <w:t>Ethnicity</w:t>
            </w:r>
          </w:p>
        </w:tc>
      </w:tr>
      <w:tr w:rsidR="00D7631F" w14:paraId="396BDDCB" w14:textId="77777777" w:rsidTr="008658F0">
        <w:tc>
          <w:tcPr>
            <w:tcW w:w="3964" w:type="dxa"/>
          </w:tcPr>
          <w:p w14:paraId="046CD23F" w14:textId="77777777" w:rsidR="00D7631F" w:rsidRDefault="00D7631F" w:rsidP="008658F0">
            <w:proofErr w:type="spellStart"/>
            <w:r>
              <w:t>edh_white_black_caribbean_medcodeid</w:t>
            </w:r>
            <w:proofErr w:type="spellEnd"/>
          </w:p>
        </w:tc>
        <w:tc>
          <w:tcPr>
            <w:tcW w:w="3969" w:type="dxa"/>
          </w:tcPr>
          <w:p w14:paraId="5DCA6AB1" w14:textId="77777777" w:rsidR="00D7631F" w:rsidRDefault="00D7631F" w:rsidP="008658F0">
            <w:r>
              <w:t>Ethnicity</w:t>
            </w:r>
          </w:p>
        </w:tc>
      </w:tr>
      <w:tr w:rsidR="00D7631F" w14:paraId="12569A9F" w14:textId="77777777" w:rsidTr="008658F0">
        <w:tc>
          <w:tcPr>
            <w:tcW w:w="3964" w:type="dxa"/>
          </w:tcPr>
          <w:p w14:paraId="7A28983F" w14:textId="77777777" w:rsidR="00D7631F" w:rsidRDefault="00D7631F" w:rsidP="008658F0">
            <w:proofErr w:type="spellStart"/>
            <w:r>
              <w:t>edh_white_british_medcodeid</w:t>
            </w:r>
            <w:proofErr w:type="spellEnd"/>
          </w:p>
        </w:tc>
        <w:tc>
          <w:tcPr>
            <w:tcW w:w="3969" w:type="dxa"/>
          </w:tcPr>
          <w:p w14:paraId="0265B17C" w14:textId="77777777" w:rsidR="00D7631F" w:rsidRDefault="00D7631F" w:rsidP="008658F0">
            <w:r>
              <w:t>Ethnicity</w:t>
            </w:r>
          </w:p>
        </w:tc>
      </w:tr>
      <w:tr w:rsidR="00D7631F" w14:paraId="3FD89D4E" w14:textId="77777777" w:rsidTr="008658F0">
        <w:tc>
          <w:tcPr>
            <w:tcW w:w="3964" w:type="dxa"/>
          </w:tcPr>
          <w:p w14:paraId="1F767E90" w14:textId="77777777" w:rsidR="00D7631F" w:rsidRDefault="00D7631F" w:rsidP="008658F0">
            <w:proofErr w:type="spellStart"/>
            <w:r>
              <w:t>height_medcodeid</w:t>
            </w:r>
            <w:proofErr w:type="spellEnd"/>
          </w:p>
        </w:tc>
        <w:tc>
          <w:tcPr>
            <w:tcW w:w="3969" w:type="dxa"/>
          </w:tcPr>
          <w:p w14:paraId="1FE218A8" w14:textId="77777777" w:rsidR="00D7631F" w:rsidRDefault="00D7631F" w:rsidP="008658F0">
            <w:r>
              <w:t>BMI</w:t>
            </w:r>
          </w:p>
        </w:tc>
      </w:tr>
      <w:tr w:rsidR="00D7631F" w14:paraId="6AC7D330" w14:textId="77777777" w:rsidTr="008658F0">
        <w:tc>
          <w:tcPr>
            <w:tcW w:w="3964" w:type="dxa"/>
          </w:tcPr>
          <w:p w14:paraId="74177C9E" w14:textId="77777777" w:rsidR="00D7631F" w:rsidRDefault="00D7631F" w:rsidP="008658F0">
            <w:proofErr w:type="spellStart"/>
            <w:r>
              <w:t>muzambi</w:t>
            </w:r>
            <w:proofErr w:type="spellEnd"/>
            <w:r>
              <w:t xml:space="preserve"> _</w:t>
            </w:r>
            <w:proofErr w:type="spellStart"/>
            <w:r>
              <w:t>cholesterol_medcodeid</w:t>
            </w:r>
            <w:proofErr w:type="spellEnd"/>
          </w:p>
        </w:tc>
        <w:tc>
          <w:tcPr>
            <w:tcW w:w="3969" w:type="dxa"/>
          </w:tcPr>
          <w:p w14:paraId="4414BDF2" w14:textId="77777777" w:rsidR="00D7631F" w:rsidRDefault="00D7631F" w:rsidP="008658F0">
            <w:r>
              <w:t>Total Cholesterol</w:t>
            </w:r>
          </w:p>
        </w:tc>
      </w:tr>
      <w:tr w:rsidR="00D7631F" w14:paraId="7FE9E706" w14:textId="77777777" w:rsidTr="008658F0">
        <w:tc>
          <w:tcPr>
            <w:tcW w:w="3964" w:type="dxa"/>
          </w:tcPr>
          <w:p w14:paraId="0EFDD652" w14:textId="77777777" w:rsidR="00D7631F" w:rsidRDefault="00D7631F" w:rsidP="008658F0">
            <w:proofErr w:type="spellStart"/>
            <w:r>
              <w:t>muzambi_cholhdl_ratio_medcodeid</w:t>
            </w:r>
            <w:proofErr w:type="spellEnd"/>
          </w:p>
        </w:tc>
        <w:tc>
          <w:tcPr>
            <w:tcW w:w="3969" w:type="dxa"/>
          </w:tcPr>
          <w:p w14:paraId="3B13C142" w14:textId="77777777" w:rsidR="00D7631F" w:rsidRDefault="00D7631F" w:rsidP="008658F0">
            <w:r>
              <w:t>Cholesterol/HDL ratio</w:t>
            </w:r>
          </w:p>
        </w:tc>
      </w:tr>
      <w:tr w:rsidR="00D7631F" w14:paraId="488EBA9B" w14:textId="77777777" w:rsidTr="008658F0">
        <w:tc>
          <w:tcPr>
            <w:tcW w:w="3964" w:type="dxa"/>
          </w:tcPr>
          <w:p w14:paraId="4B50E084" w14:textId="77777777" w:rsidR="00D7631F" w:rsidRDefault="00D7631F" w:rsidP="008658F0">
            <w:proofErr w:type="spellStart"/>
            <w:r>
              <w:t>muzambi</w:t>
            </w:r>
            <w:proofErr w:type="spellEnd"/>
            <w:r>
              <w:t xml:space="preserve"> _</w:t>
            </w:r>
            <w:proofErr w:type="spellStart"/>
            <w:r>
              <w:t>hdl_medcodeid</w:t>
            </w:r>
            <w:proofErr w:type="spellEnd"/>
          </w:p>
        </w:tc>
        <w:tc>
          <w:tcPr>
            <w:tcW w:w="3969" w:type="dxa"/>
          </w:tcPr>
          <w:p w14:paraId="78C21439" w14:textId="77777777" w:rsidR="00D7631F" w:rsidRDefault="00D7631F" w:rsidP="008658F0">
            <w:r>
              <w:t>High-density lipoprotein cholesterol</w:t>
            </w:r>
          </w:p>
        </w:tc>
      </w:tr>
      <w:tr w:rsidR="00D7631F" w14:paraId="4ADF6733" w14:textId="77777777" w:rsidTr="008658F0">
        <w:tc>
          <w:tcPr>
            <w:tcW w:w="3964" w:type="dxa"/>
          </w:tcPr>
          <w:p w14:paraId="2699955E" w14:textId="77777777" w:rsidR="00D7631F" w:rsidRDefault="00D7631F" w:rsidP="008658F0">
            <w:proofErr w:type="spellStart"/>
            <w:r>
              <w:t>muzambi</w:t>
            </w:r>
            <w:proofErr w:type="spellEnd"/>
            <w:r>
              <w:t xml:space="preserve"> _</w:t>
            </w:r>
            <w:proofErr w:type="spellStart"/>
            <w:r>
              <w:t>ldl_medcodeid</w:t>
            </w:r>
            <w:proofErr w:type="spellEnd"/>
          </w:p>
        </w:tc>
        <w:tc>
          <w:tcPr>
            <w:tcW w:w="3969" w:type="dxa"/>
          </w:tcPr>
          <w:p w14:paraId="6D03EE71" w14:textId="77777777" w:rsidR="00D7631F" w:rsidRDefault="00D7631F" w:rsidP="008658F0">
            <w:r>
              <w:t>Low-density lipoprotein cholesterol</w:t>
            </w:r>
          </w:p>
        </w:tc>
      </w:tr>
      <w:tr w:rsidR="00D7631F" w14:paraId="183E8D09" w14:textId="77777777" w:rsidTr="008658F0">
        <w:tc>
          <w:tcPr>
            <w:tcW w:w="3964" w:type="dxa"/>
          </w:tcPr>
          <w:p w14:paraId="7786FCFF" w14:textId="77777777" w:rsidR="00D7631F" w:rsidRDefault="00D7631F" w:rsidP="008658F0">
            <w:proofErr w:type="spellStart"/>
            <w:r>
              <w:t>uom_antihypertensives_prodcodeid</w:t>
            </w:r>
            <w:proofErr w:type="spellEnd"/>
          </w:p>
        </w:tc>
        <w:tc>
          <w:tcPr>
            <w:tcW w:w="3969" w:type="dxa"/>
          </w:tcPr>
          <w:p w14:paraId="10A4AAF1" w14:textId="77777777" w:rsidR="00D7631F" w:rsidRDefault="00D7631F" w:rsidP="008658F0">
            <w:r>
              <w:t>Antihypertensives</w:t>
            </w:r>
          </w:p>
        </w:tc>
      </w:tr>
      <w:tr w:rsidR="00D7631F" w14:paraId="2D2F8284" w14:textId="77777777" w:rsidTr="008658F0">
        <w:tc>
          <w:tcPr>
            <w:tcW w:w="3964" w:type="dxa"/>
          </w:tcPr>
          <w:p w14:paraId="32B54F90" w14:textId="77777777" w:rsidR="00D7631F" w:rsidRDefault="00D7631F" w:rsidP="008658F0">
            <w:proofErr w:type="spellStart"/>
            <w:r>
              <w:t>uom_antipsychotics_prodcodeid</w:t>
            </w:r>
            <w:proofErr w:type="spellEnd"/>
          </w:p>
        </w:tc>
        <w:tc>
          <w:tcPr>
            <w:tcW w:w="3969" w:type="dxa"/>
          </w:tcPr>
          <w:p w14:paraId="70BA111D" w14:textId="77777777" w:rsidR="00D7631F" w:rsidRDefault="00D7631F" w:rsidP="008658F0">
            <w:r>
              <w:t>Atypical antipsychotics</w:t>
            </w:r>
          </w:p>
        </w:tc>
      </w:tr>
      <w:tr w:rsidR="00D7631F" w14:paraId="618C0792" w14:textId="77777777" w:rsidTr="008658F0">
        <w:tc>
          <w:tcPr>
            <w:tcW w:w="3964" w:type="dxa"/>
          </w:tcPr>
          <w:p w14:paraId="12AEDAE5" w14:textId="77777777" w:rsidR="00D7631F" w:rsidRDefault="00D7631F" w:rsidP="008658F0">
            <w:proofErr w:type="spellStart"/>
            <w:r>
              <w:t>uom_cvd_icd</w:t>
            </w:r>
            <w:proofErr w:type="spellEnd"/>
          </w:p>
        </w:tc>
        <w:tc>
          <w:tcPr>
            <w:tcW w:w="3969" w:type="dxa"/>
          </w:tcPr>
          <w:p w14:paraId="59104DF8" w14:textId="77777777" w:rsidR="00D7631F" w:rsidRDefault="00D7631F" w:rsidP="008658F0">
            <w:r>
              <w:t>Cardiovascular disease, identified in secondary care</w:t>
            </w:r>
          </w:p>
        </w:tc>
      </w:tr>
      <w:tr w:rsidR="00D7631F" w14:paraId="1CD56110" w14:textId="77777777" w:rsidTr="008658F0">
        <w:tc>
          <w:tcPr>
            <w:tcW w:w="3964" w:type="dxa"/>
          </w:tcPr>
          <w:p w14:paraId="540B5C22" w14:textId="77777777" w:rsidR="00D7631F" w:rsidRDefault="00D7631F" w:rsidP="008658F0">
            <w:proofErr w:type="spellStart"/>
            <w:r>
              <w:t>uom_exclusion_icd</w:t>
            </w:r>
            <w:proofErr w:type="spellEnd"/>
          </w:p>
        </w:tc>
        <w:tc>
          <w:tcPr>
            <w:tcW w:w="3969" w:type="dxa"/>
          </w:tcPr>
          <w:p w14:paraId="52DA5400" w14:textId="77777777" w:rsidR="00D7631F" w:rsidRDefault="00D7631F" w:rsidP="008658F0">
            <w:r>
              <w:t>Cardiovascular disease + haemorrhagic stroke, identified in secondary care</w:t>
            </w:r>
          </w:p>
        </w:tc>
      </w:tr>
      <w:tr w:rsidR="00D7631F" w14:paraId="11AE8185" w14:textId="77777777" w:rsidTr="008658F0">
        <w:tc>
          <w:tcPr>
            <w:tcW w:w="3964" w:type="dxa"/>
          </w:tcPr>
          <w:p w14:paraId="40F96D37" w14:textId="77777777" w:rsidR="00D7631F" w:rsidRDefault="00D7631F" w:rsidP="008658F0">
            <w:proofErr w:type="spellStart"/>
            <w:r>
              <w:t>uom_impotence_prodcodeid</w:t>
            </w:r>
            <w:proofErr w:type="spellEnd"/>
          </w:p>
        </w:tc>
        <w:tc>
          <w:tcPr>
            <w:tcW w:w="3969" w:type="dxa"/>
          </w:tcPr>
          <w:p w14:paraId="3BDFBEFB" w14:textId="77777777" w:rsidR="00D7631F" w:rsidRDefault="00D7631F" w:rsidP="008658F0">
            <w:r>
              <w:t>Impotence</w:t>
            </w:r>
          </w:p>
        </w:tc>
      </w:tr>
      <w:tr w:rsidR="00D7631F" w14:paraId="1A1728F6" w14:textId="77777777" w:rsidTr="008658F0">
        <w:tc>
          <w:tcPr>
            <w:tcW w:w="3964" w:type="dxa"/>
          </w:tcPr>
          <w:p w14:paraId="6EAB9917" w14:textId="77777777" w:rsidR="00D7631F" w:rsidRDefault="00D7631F" w:rsidP="008658F0">
            <w:proofErr w:type="spellStart"/>
            <w:r>
              <w:t>uom_oral_corticosteroids_prodcodeid</w:t>
            </w:r>
            <w:proofErr w:type="spellEnd"/>
          </w:p>
        </w:tc>
        <w:tc>
          <w:tcPr>
            <w:tcW w:w="3969" w:type="dxa"/>
          </w:tcPr>
          <w:p w14:paraId="481CF606" w14:textId="77777777" w:rsidR="00D7631F" w:rsidRDefault="00D7631F" w:rsidP="008658F0">
            <w:r>
              <w:t>Oral corticosteroids</w:t>
            </w:r>
          </w:p>
        </w:tc>
      </w:tr>
      <w:tr w:rsidR="00D7631F" w14:paraId="43B9774D" w14:textId="77777777" w:rsidTr="008658F0">
        <w:tc>
          <w:tcPr>
            <w:tcW w:w="3964" w:type="dxa"/>
          </w:tcPr>
          <w:p w14:paraId="058B249C" w14:textId="77777777" w:rsidR="00D7631F" w:rsidRDefault="00D7631F" w:rsidP="008658F0">
            <w:proofErr w:type="spellStart"/>
            <w:r>
              <w:t>uom_postnatal_depression</w:t>
            </w:r>
            <w:proofErr w:type="spellEnd"/>
          </w:p>
        </w:tc>
        <w:tc>
          <w:tcPr>
            <w:tcW w:w="3969" w:type="dxa"/>
          </w:tcPr>
          <w:p w14:paraId="460833D6" w14:textId="77777777" w:rsidR="00D7631F" w:rsidRDefault="00D7631F" w:rsidP="008658F0">
            <w:r>
              <w:t>Postnatal depression</w:t>
            </w:r>
          </w:p>
        </w:tc>
      </w:tr>
      <w:tr w:rsidR="00D7631F" w14:paraId="46E79D49" w14:textId="77777777" w:rsidTr="008658F0">
        <w:tc>
          <w:tcPr>
            <w:tcW w:w="3964" w:type="dxa"/>
          </w:tcPr>
          <w:p w14:paraId="3D22A7A7" w14:textId="77777777" w:rsidR="00D7631F" w:rsidRDefault="00D7631F" w:rsidP="008658F0">
            <w:proofErr w:type="spellStart"/>
            <w:r>
              <w:t>uom_pre_eclampsia_prodcodeid</w:t>
            </w:r>
            <w:proofErr w:type="spellEnd"/>
          </w:p>
        </w:tc>
        <w:tc>
          <w:tcPr>
            <w:tcW w:w="3969" w:type="dxa"/>
          </w:tcPr>
          <w:p w14:paraId="758693F9" w14:textId="77777777" w:rsidR="00D7631F" w:rsidRDefault="00D7631F" w:rsidP="008658F0">
            <w:r>
              <w:t>Preeclampsia</w:t>
            </w:r>
          </w:p>
        </w:tc>
      </w:tr>
      <w:tr w:rsidR="00D7631F" w14:paraId="71D2FC6A" w14:textId="77777777" w:rsidTr="008658F0">
        <w:tc>
          <w:tcPr>
            <w:tcW w:w="3964" w:type="dxa"/>
          </w:tcPr>
          <w:p w14:paraId="3E89CDAA" w14:textId="77777777" w:rsidR="00D7631F" w:rsidRDefault="00D7631F" w:rsidP="008658F0">
            <w:proofErr w:type="spellStart"/>
            <w:r>
              <w:t>uom_statins_prodcodeid</w:t>
            </w:r>
            <w:proofErr w:type="spellEnd"/>
          </w:p>
        </w:tc>
        <w:tc>
          <w:tcPr>
            <w:tcW w:w="3969" w:type="dxa"/>
          </w:tcPr>
          <w:p w14:paraId="47A3CBEC" w14:textId="77777777" w:rsidR="00D7631F" w:rsidRDefault="00D7631F" w:rsidP="008658F0">
            <w:r>
              <w:t>Statins</w:t>
            </w:r>
          </w:p>
        </w:tc>
      </w:tr>
      <w:tr w:rsidR="00D7631F" w14:paraId="0058544B" w14:textId="77777777" w:rsidTr="008658F0">
        <w:tc>
          <w:tcPr>
            <w:tcW w:w="3964" w:type="dxa"/>
          </w:tcPr>
          <w:p w14:paraId="462A6CFD" w14:textId="77777777" w:rsidR="00D7631F" w:rsidRDefault="00D7631F" w:rsidP="008658F0">
            <w:proofErr w:type="spellStart"/>
            <w:r>
              <w:t>weight_medcodeid</w:t>
            </w:r>
            <w:proofErr w:type="spellEnd"/>
          </w:p>
        </w:tc>
        <w:tc>
          <w:tcPr>
            <w:tcW w:w="3969" w:type="dxa"/>
          </w:tcPr>
          <w:p w14:paraId="64A3F0C3" w14:textId="77777777" w:rsidR="00D7631F" w:rsidRDefault="00D7631F" w:rsidP="008658F0">
            <w:r>
              <w:t>BMI</w:t>
            </w:r>
          </w:p>
        </w:tc>
      </w:tr>
    </w:tbl>
    <w:p w14:paraId="57A6607D" w14:textId="77777777" w:rsidR="00D7631F" w:rsidRDefault="00D7631F" w:rsidP="00D7631F"/>
    <w:p w14:paraId="24D091CD" w14:textId="77777777" w:rsidR="00D7631F" w:rsidRDefault="00D7631F" w:rsidP="00D7631F">
      <w:pPr>
        <w:pStyle w:val="Heading3"/>
      </w:pPr>
      <w:bookmarkStart w:id="30" w:name="_Toc173322583"/>
      <w:r>
        <w:t>Code list sources</w:t>
      </w:r>
      <w:bookmarkEnd w:id="30"/>
    </w:p>
    <w:p w14:paraId="70762708" w14:textId="77777777" w:rsidR="00D7631F" w:rsidRDefault="00D7631F" w:rsidP="00D7631F">
      <w:r>
        <w:t>The code lists used to extract the clinical data in this project have come from a variety of places.</w:t>
      </w:r>
    </w:p>
    <w:p w14:paraId="7FC45BA2" w14:textId="77777777" w:rsidR="00D7631F" w:rsidRDefault="00D7631F" w:rsidP="00D7631F">
      <w:pPr>
        <w:pStyle w:val="Heading4"/>
      </w:pPr>
      <w:bookmarkStart w:id="31" w:name="_Toc173322584"/>
      <w:r>
        <w:t>Endeavour Health Information Manager</w:t>
      </w:r>
      <w:bookmarkEnd w:id="31"/>
    </w:p>
    <w:p w14:paraId="2AFC4E43" w14:textId="0E318190" w:rsidR="00D7631F" w:rsidRDefault="00D7631F" w:rsidP="00D7631F">
      <w:r>
        <w:t>Code lists prefixed ‘edh_’ have been extracted from the Endeavour Health Information Manager.</w:t>
      </w:r>
      <w:r>
        <w:fldChar w:fldCharType="begin" w:fldLock="1"/>
      </w:r>
      <w:r w:rsidR="007F173D">
        <w:instrText>ADDIN CSL_CITATION {"citationItems":[{"id":"ITEM-1","itemData":{"URL":"https://dev.endhealth.co.uk/#/","accessed":{"date-parts":[["2024","2","12"]]},"author":[{"dropping-particle":"","family":"Endeavour Health","given":"","non-dropping-particle":"","parse-names":false,"suffix":""}],"id":"ITEM-1","issued":{"date-parts":[["2024"]]},"title":"Endeavour Health Information Manager","type":"webpage"},"uris":["http://www.mendeley.com/documents/?uuid=28017663-be91-4344-b5a8-1447ed67ae4d"]}],"mendeley":{"formattedCitation":"&lt;sup&gt;8&lt;/sup&gt;","plainTextFormattedCitation":"8","previouslyFormattedCitation":"&lt;sup&gt;8&lt;/sup&gt;"},"properties":{"noteIndex":0},"schema":"https://github.com/citation-style-language/schema/raw/master/csl-citation.json"}</w:instrText>
      </w:r>
      <w:r>
        <w:fldChar w:fldCharType="separate"/>
      </w:r>
      <w:r w:rsidRPr="00E350C1">
        <w:rPr>
          <w:noProof/>
          <w:vertAlign w:val="superscript"/>
        </w:rPr>
        <w:t>8</w:t>
      </w:r>
      <w:r>
        <w:fldChar w:fldCharType="end"/>
      </w:r>
      <w:r>
        <w:t xml:space="preserve"> These code lists are used to implement the QRISK3</w:t>
      </w:r>
      <w:r>
        <w:fldChar w:fldCharType="begin" w:fldLock="1"/>
      </w:r>
      <w:r w:rsidR="007F173D">
        <w:instrText>ADDIN CSL_CITATION {"citationItems":[{"id":"ITEM-1","itemData":{"author":[{"dropping-particle":"","family":"Hippisley-Cox","given":"Julia","non-dropping-particle":"","parse-names":false,"suffix":""},{"dropping-particle":"","family":"Coupland","given":"Carol","non-dropping-particle":"","parse-names":false,"suffix":""},{"dropping-particle":"","family":"Brindle","given":"Peter","non-dropping-particle":"","parse-names":false,"suffix":""}],"container-title":"BMJ","id":"ITEM-1","issued":{"date-parts":[["2017"]]},"title":"Development and validation of QRISK3 risk prediction algorithms to estimate future risk of cardiovascular disease: prospective cohort study","type":"article-journal","volume":"357"},"uris":["http://www.mendeley.com/documents/?uuid=a5b292a8-52d8-450c-bee2-04f0b2bab676"]}],"mendeley":{"formattedCitation":"&lt;sup&gt;9&lt;/sup&gt;","plainTextFormattedCitation":"9","previouslyFormattedCitation":"&lt;sup&gt;9&lt;/sup&gt;"},"properties":{"noteIndex":0},"schema":"https://github.com/citation-style-language/schema/raw/master/csl-citation.json"}</w:instrText>
      </w:r>
      <w:r>
        <w:fldChar w:fldCharType="separate"/>
      </w:r>
      <w:r w:rsidRPr="00E350C1">
        <w:rPr>
          <w:noProof/>
          <w:vertAlign w:val="superscript"/>
        </w:rPr>
        <w:t>9</w:t>
      </w:r>
      <w:r>
        <w:fldChar w:fldCharType="end"/>
      </w:r>
      <w:r>
        <w:t xml:space="preserve"> model into the EMIS clinical computer system.</w:t>
      </w:r>
      <w:r>
        <w:fldChar w:fldCharType="begin" w:fldLock="1"/>
      </w:r>
      <w:r w:rsidR="007F173D">
        <w:instrText>ADDIN CSL_CITATION {"citationItems":[{"id":"ITEM-1","itemData":{"URL":"https://wiki.endeavourhealth.org/index.php?title=QRISK3","accessed":{"date-parts":[["2024","2","12"]]},"author":[{"dropping-particle":"","family":"Endeavour Health","given":"","non-dropping-particle":"","parse-names":false,"suffix":""}],"id":"ITEM-1","issued":{"date-parts":[["2024"]]},"title":"Endeavour Health Knowledge Base","type":"webpage"},"uris":["http://www.mendeley.com/documents/?uuid=72412ce0-9105-4a34-ac11-1c473ac14b1a"]}],"mendeley":{"formattedCitation":"&lt;sup&gt;5&lt;/sup&gt;","plainTextFormattedCitation":"5","previouslyFormattedCitation":"&lt;sup&gt;5&lt;/sup&gt;"},"properties":{"noteIndex":0},"schema":"https://github.com/citation-style-language/schema/raw/master/csl-citation.json"}</w:instrText>
      </w:r>
      <w:r>
        <w:fldChar w:fldCharType="separate"/>
      </w:r>
      <w:r w:rsidRPr="00E350C1">
        <w:rPr>
          <w:noProof/>
          <w:vertAlign w:val="superscript"/>
        </w:rPr>
        <w:t>5</w:t>
      </w:r>
      <w:r>
        <w:fldChar w:fldCharType="end"/>
      </w:r>
      <w:r>
        <w:t xml:space="preserve"> The code lists can be navigated to by ‘</w:t>
      </w:r>
      <w:r>
        <w:rPr>
          <w:i/>
          <w:iCs/>
        </w:rPr>
        <w:t>value sets and concept sets for query</w:t>
      </w:r>
      <w:r w:rsidRPr="00134FE5">
        <w:rPr>
          <w:i/>
          <w:iCs/>
        </w:rPr>
        <w:t xml:space="preserve"> &gt; Q Project based code groups &gt;  based code groups &gt; QRISK3 2024</w:t>
      </w:r>
      <w:r>
        <w:t xml:space="preserve">’, or accessed via this link: </w:t>
      </w:r>
      <w:hyperlink r:id="rId13" w:anchor="/directory/folder/http:%2F%2Fapiqcodes.org%2Fqcodes%23QPredict_331" w:history="1">
        <w:r w:rsidRPr="00EA0FBA">
          <w:rPr>
            <w:rStyle w:val="Hyperlink"/>
          </w:rPr>
          <w:t>https://dev.endhealth.co.uk/#/directory/folder/http:%2F%2Fapiqcodes.org%2Fqcodes%23QPredict_331</w:t>
        </w:r>
      </w:hyperlink>
      <w:r>
        <w:t xml:space="preserve">. These code lists were initially created for the </w:t>
      </w:r>
      <w:proofErr w:type="spellStart"/>
      <w:r>
        <w:t>QResearch</w:t>
      </w:r>
      <w:proofErr w:type="spellEnd"/>
      <w:r>
        <w:t>: Q Code Group Library.</w:t>
      </w:r>
      <w:r>
        <w:fldChar w:fldCharType="begin" w:fldLock="1"/>
      </w:r>
      <w:r w:rsidR="007F173D">
        <w:instrText>ADDIN CSL_CITATION {"citationItems":[{"id":"ITEM-1","itemData":{"URL":"https://www.qresearch.org/data/qcode-group-library/","accessed":{"date-parts":[["2024","2","12"]]},"author":[{"dropping-particle":"","family":"QResearch","given":"","non-dropping-particle":"","parse-names":false,"suffix":""}],"id":"ITEM-1","issued":{"date-parts":[["2024"]]},"title":"QResearch: QCode Group Library","type":"webpage"},"uris":["http://www.mendeley.com/documents/?uuid=3558fa1d-5cf0-4475-96e6-d4de50998449"]}],"mendeley":{"formattedCitation":"&lt;sup&gt;10&lt;/sup&gt;","plainTextFormattedCitation":"10","previouslyFormattedCitation":"&lt;sup&gt;10&lt;/sup&gt;"},"properties":{"noteIndex":0},"schema":"https://github.com/citation-style-language/schema/raw/master/csl-citation.json"}</w:instrText>
      </w:r>
      <w:r>
        <w:fldChar w:fldCharType="separate"/>
      </w:r>
      <w:r w:rsidRPr="00E350C1">
        <w:rPr>
          <w:noProof/>
          <w:vertAlign w:val="superscript"/>
        </w:rPr>
        <w:t>10</w:t>
      </w:r>
      <w:r>
        <w:fldChar w:fldCharType="end"/>
      </w:r>
      <w:r>
        <w:t xml:space="preserve"> They are then mapped to EMIS legacy codes, which is the same coding system used by CPRD </w:t>
      </w:r>
      <w:proofErr w:type="spellStart"/>
      <w:r>
        <w:t>Aurum</w:t>
      </w:r>
      <w:proofErr w:type="spellEnd"/>
      <w:r>
        <w:t xml:space="preserve"> for </w:t>
      </w:r>
      <w:proofErr w:type="spellStart"/>
      <w:r>
        <w:t>medcodeid’s</w:t>
      </w:r>
      <w:proofErr w:type="spellEnd"/>
      <w:r>
        <w:t>, by the Endeavour Health Information Manager. They are all code lists for the primary care data.</w:t>
      </w:r>
    </w:p>
    <w:p w14:paraId="2C533649" w14:textId="77777777" w:rsidR="00D7631F" w:rsidRDefault="00D7631F" w:rsidP="00D7631F">
      <w:r>
        <w:t>The majority of the ‘edh_’ code lists are created in the file ‘</w:t>
      </w:r>
      <w:r w:rsidRPr="00693969">
        <w:rPr>
          <w:i/>
          <w:iCs/>
        </w:rPr>
        <w:t>p1_create_</w:t>
      </w:r>
      <w:proofErr w:type="gramStart"/>
      <w:r w:rsidRPr="00693969">
        <w:rPr>
          <w:i/>
          <w:iCs/>
        </w:rPr>
        <w:t>codelists.R</w:t>
      </w:r>
      <w:proofErr w:type="gramEnd"/>
      <w:r>
        <w:t>’. This can be used to identify the code group (from the Endeavour Health Information Manager) used to define each variable. The code list for the outcome cardiovascular disease (composite outcome of coronary heart disease, stroke, transient ischaemic attack) is created by combining the code groups for coronary heart disease [</w:t>
      </w:r>
      <w:r w:rsidRPr="009E65A1">
        <w:t xml:space="preserve">Q code group </w:t>
      </w:r>
      <w:proofErr w:type="gramStart"/>
      <w:r w:rsidRPr="009E65A1">
        <w:t>Coronary Heart Disease</w:t>
      </w:r>
      <w:proofErr w:type="gramEnd"/>
      <w:r w:rsidRPr="009E65A1">
        <w:t xml:space="preserve"> (original)</w:t>
      </w:r>
      <w:r>
        <w:t>] and ischaemic stroke/TIA [</w:t>
      </w:r>
      <w:r w:rsidRPr="00BB5E17">
        <w:t>Q code group Stroke or TIA (excluding haemorrhage) - (original)]</w:t>
      </w:r>
      <w:r>
        <w:t xml:space="preserve">. The code list for the exclusion criteria, pre-existing cardiovascular disease or intracerebral haemorrhage, is identified using the code group [Q code group </w:t>
      </w:r>
      <w:proofErr w:type="gramStart"/>
      <w:r>
        <w:t>Cardiovascular disease</w:t>
      </w:r>
      <w:proofErr w:type="gramEnd"/>
      <w:r>
        <w:t xml:space="preserve"> (original)], see program ‘</w:t>
      </w:r>
      <w:r>
        <w:rPr>
          <w:i/>
          <w:iCs/>
        </w:rPr>
        <w:t>p2</w:t>
      </w:r>
      <w:r w:rsidRPr="00693969">
        <w:rPr>
          <w:i/>
          <w:iCs/>
        </w:rPr>
        <w:t>_create_outcome_</w:t>
      </w:r>
      <w:proofErr w:type="gramStart"/>
      <w:r w:rsidRPr="00693969">
        <w:rPr>
          <w:i/>
          <w:iCs/>
        </w:rPr>
        <w:t>exclusion.R</w:t>
      </w:r>
      <w:proofErr w:type="gramEnd"/>
      <w:r>
        <w:t xml:space="preserve">’. Note, equality was verified between [Q code group </w:t>
      </w:r>
      <w:proofErr w:type="gramStart"/>
      <w:r>
        <w:t>Cardiovascular disease</w:t>
      </w:r>
      <w:proofErr w:type="gramEnd"/>
      <w:r>
        <w:t xml:space="preserve"> (original)], and the combination </w:t>
      </w:r>
      <w:r>
        <w:lastRenderedPageBreak/>
        <w:t>of [</w:t>
      </w:r>
      <w:r w:rsidRPr="009E65A1">
        <w:t xml:space="preserve">Q code group </w:t>
      </w:r>
      <w:proofErr w:type="gramStart"/>
      <w:r w:rsidRPr="009E65A1">
        <w:t>Coronary Heart Disease</w:t>
      </w:r>
      <w:proofErr w:type="gramEnd"/>
      <w:r w:rsidRPr="009E65A1">
        <w:t xml:space="preserve"> (original)</w:t>
      </w:r>
      <w:r>
        <w:t>] + [</w:t>
      </w:r>
      <w:r w:rsidRPr="00BB5E17">
        <w:t>Q code group Stroke or TIA (excluding haemorrhage) - (original)]</w:t>
      </w:r>
      <w:r>
        <w:t xml:space="preserve"> </w:t>
      </w:r>
      <w:proofErr w:type="gramStart"/>
      <w:r>
        <w:t>+  [</w:t>
      </w:r>
      <w:proofErr w:type="gramEnd"/>
      <w:r w:rsidRPr="00F66BA1">
        <w:t>Q code group Stroke or TIA (ischaemic and haemorrhagic)</w:t>
      </w:r>
      <w:r>
        <w:t>].</w:t>
      </w:r>
    </w:p>
    <w:p w14:paraId="0F564F1C" w14:textId="77777777" w:rsidR="00D7631F" w:rsidRDefault="00D7631F" w:rsidP="00D7631F">
      <w:pPr>
        <w:pStyle w:val="Heading4"/>
      </w:pPr>
      <w:bookmarkStart w:id="32" w:name="_Toc173322585"/>
      <w:r>
        <w:t>Lancet Multimorbidity Study</w:t>
      </w:r>
      <w:bookmarkEnd w:id="32"/>
    </w:p>
    <w:p w14:paraId="7D25AEAC" w14:textId="0A218796" w:rsidR="00D7631F" w:rsidRDefault="00D7631F" w:rsidP="00D7631F">
      <w:r>
        <w:t>Code lists prefixed ‘ah_’ were taken from the following GitHub repository.</w:t>
      </w:r>
      <w:r>
        <w:fldChar w:fldCharType="begin" w:fldLock="1"/>
      </w:r>
      <w:r w:rsidR="007F173D">
        <w:instrText>ADDIN CSL_CITATION {"citationItems":[{"id":"ITEM-1","itemData":{"URL":"https://github.com/annalhead/CPRD_multimorbidity_codelists","accessed":{"date-parts":[["2021","11","26"]]},"author":[{"dropping-particle":"","family":"Head","given":"Anna","non-dropping-particle":"","parse-names":false,"suffix":""}],"id":"ITEM-1","issued":{"date-parts":[["0"]]},"title":"GitHub: Annalhead/CPRD_multimorbidity_codelists","type":"webpage"},"uris":["http://www.mendeley.com/documents/?uuid=a2a3de4a-3c8e-483c-8ec1-179978bb3891"]}],"mendeley":{"formattedCitation":"&lt;sup&gt;11&lt;/sup&gt;","plainTextFormattedCitation":"11","previouslyFormattedCitation":"&lt;sup&gt;11&lt;/sup&gt;"},"properties":{"noteIndex":0},"schema":"https://github.com/citation-style-language/schema/raw/master/csl-citation.json"}</w:instrText>
      </w:r>
      <w:r>
        <w:fldChar w:fldCharType="separate"/>
      </w:r>
      <w:r w:rsidRPr="00E350C1">
        <w:rPr>
          <w:noProof/>
          <w:vertAlign w:val="superscript"/>
        </w:rPr>
        <w:t>11</w:t>
      </w:r>
      <w:r>
        <w:fldChar w:fldCharType="end"/>
      </w:r>
      <w:r>
        <w:t xml:space="preserve"> These code lists were developed for a descriptive study looking at inequalities in incident and prevalent multimorbidity in England.</w:t>
      </w:r>
      <w:r>
        <w:fldChar w:fldCharType="begin" w:fldLock="1"/>
      </w:r>
      <w:r w:rsidR="007F173D">
        <w:instrText>ADDIN CSL_CITATION {"citationItems":[{"id":"ITEM-1","itemData":{"DOI":"10.1016/S2666-7568(21)00146-X","ISSN":"26667568","abstract":"Background: The increasing burden of multimorbidity and its socioeconomic gradient poses unique challenges to the provision and structure of health care. We aimed to describe inequalities and trends over time in multimorbidity prevalence, incidence, and case fatality among adults of all ages in England using primary care electronic health records. Methods: We used a random sample of 991 243 individuals from the Clinical Practice Research Datalink Aurum database registered at participating general practices within England between Jan 1, 2004, and Dec 31, 2019, linked to the 2015 English Index of Multiple Deprivation (IMD). We used the following two outcome measures: basic multimorbidity, comprising two or more chronic conditions; and complex multimorbidity, comprising at least three chronic conditions affecting at least three body systems. We calculated crude, age-standardised, and age–sex-standardised annual incidence, prevalence, and case fatality rates, along with median age of onset for both multimorbidity types. We calculated absolute and relative inequalities for each outcome. Findings: In 2004, 30·8% of our study population had basic multimorbidity and 15·1% had complex multimorbidity. This increased to 52·8% and 32·7%, respectively, in 2019. Although the overall incidence of basic multimorbidity remained stable over the 16-year study period, the incidence among people of working age and the incidence of complex multimorbidity increased gradually. Socioeconomic deprivation was associated with an increased incidence of both multimorbidity types in working-age adults. The median age at onset of complex multimorbidity was 7 years younger for the most deprived quintile of the IMD compared with the least deprived quintile. Interpretation: The burden of multimorbidity in England has increased substantially over the past 16 years with persistent inequalities, which are worse in working-age adults and for complex multimorbidity. Prevention efforts to reduce the onset and slow the progression of multimorbidity are essential to reduce the increasing impact on patients and health systems alike. Funding: University of Liverpool and UK National Institute for Health Research School for Public Health Research.","author":[{"dropping-particle":"","family":"Head","given":"Anna","non-dropping-particle":"","parse-names":false,"suffix":""},{"dropping-particle":"","family":"Fleming","given":"Kate","non-dropping-particle":"","parse-names":false,"suffix":""},{"dropping-particle":"","family":"Kypridemos","given":"Chris","non-dropping-particle":"","parse-names":false,"suffix":""},{"dropping-particle":"","family":"Schofield","given":"Pieta","non-dropping-particle":"","parse-names":false,"suffix":""},{"dropping-particle":"","family":"Pearson-Stuttard","given":"Jonathan","non-dropping-particle":"","parse-names":false,"suffix":""},{"dropping-particle":"","family":"O'Flaherty","given":"Martin","non-dropping-particle":"","parse-names":false,"suffix":""}],"container-title":"The Lancet Healthy Longevity","id":"ITEM-1","issue":"8","issued":{"date-parts":[["2021"]]},"page":"e489-e497","publisher":"The Author(s). Published by Elsevier Ltd. This is an Open Access article under the CC BY-NC-ND 4.0 license","title":"Inequalities in incident and prevalent multimorbidity in England, 2004–19: a population-based, descriptive study","type":"article-journal","volume":"2"},"uris":["http://www.mendeley.com/documents/?uuid=46c3e7a9-376c-469e-8ab9-100f51abed16"]}],"mendeley":{"formattedCitation":"&lt;sup&gt;12&lt;/sup&gt;","plainTextFormattedCitation":"12","previouslyFormattedCitation":"&lt;sup&gt;12&lt;/sup&gt;"},"properties":{"noteIndex":0},"schema":"https://github.com/citation-style-language/schema/raw/master/csl-citation.json"}</w:instrText>
      </w:r>
      <w:r>
        <w:fldChar w:fldCharType="separate"/>
      </w:r>
      <w:r w:rsidRPr="00E350C1">
        <w:rPr>
          <w:noProof/>
          <w:vertAlign w:val="superscript"/>
        </w:rPr>
        <w:t>12</w:t>
      </w:r>
      <w:r>
        <w:fldChar w:fldCharType="end"/>
      </w:r>
      <w:r>
        <w:t xml:space="preserve"> This study also used CPRD </w:t>
      </w:r>
      <w:proofErr w:type="spellStart"/>
      <w:r>
        <w:t>Aurum</w:t>
      </w:r>
      <w:proofErr w:type="spellEnd"/>
      <w:r>
        <w:t>, and the code lists could therefore be used without any alterations.</w:t>
      </w:r>
    </w:p>
    <w:p w14:paraId="29AB03F5" w14:textId="77777777" w:rsidR="00D7631F" w:rsidRDefault="00D7631F" w:rsidP="00D7631F">
      <w:pPr>
        <w:pStyle w:val="Heading4"/>
      </w:pPr>
      <w:r>
        <w:t>Trends and inequalities in statin use for the primary and secondary prevention of cardiovascular disease between 2009 and 2021 in England</w:t>
      </w:r>
    </w:p>
    <w:p w14:paraId="20C39111" w14:textId="3E6E1F43" w:rsidR="00D7631F" w:rsidRDefault="00D7631F" w:rsidP="00D7631F">
      <w:r>
        <w:t>Code lists prefixed ‘</w:t>
      </w:r>
      <w:proofErr w:type="spellStart"/>
      <w:r>
        <w:t>muzambi</w:t>
      </w:r>
      <w:proofErr w:type="spellEnd"/>
      <w:r>
        <w:t xml:space="preserve">_’ were taken from the following GitHub repository: </w:t>
      </w:r>
      <w:hyperlink r:id="rId14" w:history="1">
        <w:r w:rsidRPr="00C31234">
          <w:rPr>
            <w:rStyle w:val="Hyperlink"/>
          </w:rPr>
          <w:t>https://github.com/RutendoMuzambi/trends_statin_use</w:t>
        </w:r>
      </w:hyperlink>
      <w:r>
        <w:t xml:space="preserve">. These code lists were developed for a study looking at trends </w:t>
      </w:r>
      <w:r w:rsidRPr="00136BB9">
        <w:t>and inequalities in statin use for the primary and secondary prevention of cardiovascular disease</w:t>
      </w:r>
      <w:r>
        <w:t>.</w:t>
      </w:r>
      <w:r>
        <w:fldChar w:fldCharType="begin" w:fldLock="1"/>
      </w:r>
      <w:r w:rsidR="007F173D">
        <w:instrText>ADDIN CSL_CITATION {"citationItems":[{"id":"ITEM-1","itemData":{"DOI":"10.1101/2024.11.22.24317782","author":[{"dropping-particle":"","family":"Muzambi","given":"Rutendo","non-dropping-particle":"","parse-names":false,"suffix":""},{"dropping-particle":"","family":"Bhaskaran","given":"Krishnan","non-dropping-particle":"","parse-names":false,"suffix":""},{"dropping-particle":"","family":"Strongman","given":"Helen","non-dropping-particle":"","parse-names":false,"suffix":""},{"dropping-particle":"","family":"Staa","given":"Tjeerd","non-dropping-particle":"Van","parse-names":false,"suffix":""},{"dropping-particle":"","family":"Smeeth","given":"Liam","non-dropping-particle":"","parse-names":false,"suffix":""},{"dropping-particle":"","family":"Herrett","given":"Emily","non-dropping-particle":"","parse-names":false,"suffix":""}],"container-title":"medRxiv","id":"ITEM-1","issued":{"date-parts":[["2024"]]},"title":"Trends and inequalities in statin use for the primary and secondary prevention of cardiovascular disease between 2009 and 2021 in England Authors: Rutendo Muzambi","type":"article-journal"},"uris":["http://www.mendeley.com/documents/?uuid=8c951d20-ae46-4c19-898b-a85490bbcdaf"]}],"mendeley":{"formattedCitation":"&lt;sup&gt;13&lt;/sup&gt;","plainTextFormattedCitation":"13","previouslyFormattedCitation":"&lt;sup&gt;13&lt;/sup&gt;"},"properties":{"noteIndex":0},"schema":"https://github.com/citation-style-language/schema/raw/master/csl-citation.json"}</w:instrText>
      </w:r>
      <w:r>
        <w:fldChar w:fldCharType="separate"/>
      </w:r>
      <w:r w:rsidRPr="00E350C1">
        <w:rPr>
          <w:noProof/>
          <w:vertAlign w:val="superscript"/>
        </w:rPr>
        <w:t>13</w:t>
      </w:r>
      <w:r>
        <w:fldChar w:fldCharType="end"/>
      </w:r>
      <w:r>
        <w:t xml:space="preserve"> The </w:t>
      </w:r>
      <w:proofErr w:type="spellStart"/>
      <w:r>
        <w:t>codelist</w:t>
      </w:r>
      <w:proofErr w:type="spellEnd"/>
      <w:r>
        <w:t xml:space="preserve"> was a combined </w:t>
      </w:r>
      <w:proofErr w:type="spellStart"/>
      <w:r>
        <w:t>codelist</w:t>
      </w:r>
      <w:proofErr w:type="spellEnd"/>
      <w:r>
        <w:t xml:space="preserve"> for all cholesterol types, which we split into separate codelists for HDL, LDL, total cholesterol and cholesterol/HDL ratio.</w:t>
      </w:r>
      <w:r w:rsidRPr="00A80ED2">
        <w:t xml:space="preserve"> </w:t>
      </w:r>
      <w:r>
        <w:t>Code for doing so is folder ‘</w:t>
      </w:r>
      <w:r w:rsidRPr="009865CC">
        <w:rPr>
          <w:i/>
          <w:iCs/>
        </w:rPr>
        <w:t>local</w:t>
      </w:r>
      <w:r>
        <w:t>’.</w:t>
      </w:r>
    </w:p>
    <w:p w14:paraId="09A10276" w14:textId="77777777" w:rsidR="00D7631F" w:rsidRDefault="00D7631F" w:rsidP="00D7631F">
      <w:pPr>
        <w:pStyle w:val="Heading4"/>
      </w:pPr>
      <w:bookmarkStart w:id="33" w:name="_Toc173322586"/>
      <w:r>
        <w:t>University of Manchester</w:t>
      </w:r>
      <w:bookmarkEnd w:id="33"/>
    </w:p>
    <w:p w14:paraId="00E80EB6" w14:textId="77777777" w:rsidR="00D7631F" w:rsidRDefault="00D7631F" w:rsidP="00D7631F">
      <w:r>
        <w:t>Code lists prefixed ‘</w:t>
      </w:r>
      <w:proofErr w:type="spellStart"/>
      <w:r>
        <w:t>uom</w:t>
      </w:r>
      <w:proofErr w:type="spellEnd"/>
      <w:r>
        <w:t>_’, ‘</w:t>
      </w:r>
      <w:proofErr w:type="spellStart"/>
      <w:r>
        <w:t>height_snomed</w:t>
      </w:r>
      <w:proofErr w:type="spellEnd"/>
      <w:r>
        <w:t>’ and ‘</w:t>
      </w:r>
      <w:proofErr w:type="spellStart"/>
      <w:r>
        <w:t>weight_snomed</w:t>
      </w:r>
      <w:proofErr w:type="spellEnd"/>
      <w:r>
        <w:t>’, were generated by the research group at University of Manchester. Code for doing so is folder ‘</w:t>
      </w:r>
      <w:r w:rsidRPr="009865CC">
        <w:rPr>
          <w:i/>
          <w:iCs/>
        </w:rPr>
        <w:t>local</w:t>
      </w:r>
      <w:r>
        <w:t>’.</w:t>
      </w:r>
    </w:p>
    <w:p w14:paraId="6189052D" w14:textId="77777777" w:rsidR="00D7631F" w:rsidRDefault="00D7631F" w:rsidP="00D7631F">
      <w:pPr>
        <w:pStyle w:val="Heading4"/>
      </w:pPr>
      <w:r>
        <w:t>Pre-</w:t>
      </w:r>
      <w:r w:rsidRPr="00186391">
        <w:t>eclampsia</w:t>
      </w:r>
      <w:r>
        <w:t xml:space="preserve"> and post-natal depression</w:t>
      </w:r>
    </w:p>
    <w:p w14:paraId="60987DDE" w14:textId="77777777" w:rsidR="00D7631F" w:rsidRDefault="00D7631F" w:rsidP="00D7631F">
      <w:r>
        <w:t>The postnatal depression code list was created using the CPRD AURUM code browser, searching terms *postnatal depression*, *</w:t>
      </w:r>
      <w:proofErr w:type="spellStart"/>
      <w:r>
        <w:t>post natal</w:t>
      </w:r>
      <w:proofErr w:type="spellEnd"/>
      <w:r>
        <w:t xml:space="preserve"> depression*, *postpartum depression*, *</w:t>
      </w:r>
      <w:proofErr w:type="spellStart"/>
      <w:r>
        <w:t>post partum</w:t>
      </w:r>
      <w:proofErr w:type="spellEnd"/>
      <w:r>
        <w:t xml:space="preserve"> depression*.</w:t>
      </w:r>
    </w:p>
    <w:p w14:paraId="55218FE1" w14:textId="2FD9F128" w:rsidR="00D7631F" w:rsidRDefault="00D7631F" w:rsidP="00D7631F">
      <w:r>
        <w:t xml:space="preserve">The pre-eclampsia code lists </w:t>
      </w:r>
      <w:proofErr w:type="gramStart"/>
      <w:r>
        <w:t>was</w:t>
      </w:r>
      <w:proofErr w:type="gramEnd"/>
      <w:r>
        <w:t xml:space="preserve"> created</w:t>
      </w:r>
      <w:r w:rsidRPr="0025685C">
        <w:t xml:space="preserve"> </w:t>
      </w:r>
      <w:r>
        <w:t>using CPRD AURUM code browser, search terms *eclampsia*. This was concatenated with a code list made publicly available through the Greater Manchester Integrated Digital Care Record clinical code set repository,</w:t>
      </w:r>
      <w:r>
        <w:fldChar w:fldCharType="begin" w:fldLock="1"/>
      </w:r>
      <w:r w:rsidR="007F173D">
        <w:instrText>ADDIN CSL_CITATION {"citationItems":[{"id":"ITEM-1","itemData":{"URL":"https://github.com/rw251/gm-idcr/tree/master/shared/clinical-code-sets/conditions","author":[{"dropping-particle":"","family":"Greater Manchester Integrated Digital Care Record","given":"","non-dropping-particle":"","parse-names":false,"suffix":""}],"id":"ITEM-1","issued":{"date-parts":[["0"]]},"title":"Greater Manchester Integrated Digital Care Record: Clinical Code Sets","type":"webpage"},"uris":["http://www.mendeley.com/documents/?uuid=181ad93c-ffbe-4e87-bf47-e15922c2aa2a"]}],"mendeley":{"formattedCitation":"&lt;sup&gt;14&lt;/sup&gt;","plainTextFormattedCitation":"14","previouslyFormattedCitation":"&lt;sup&gt;14&lt;/sup&gt;"},"properties":{"noteIndex":0},"schema":"https://github.com/citation-style-language/schema/raw/master/csl-citation.json"}</w:instrText>
      </w:r>
      <w:r>
        <w:fldChar w:fldCharType="separate"/>
      </w:r>
      <w:r w:rsidRPr="00E350C1">
        <w:rPr>
          <w:noProof/>
          <w:vertAlign w:val="superscript"/>
        </w:rPr>
        <w:t>14</w:t>
      </w:r>
      <w:r>
        <w:fldChar w:fldCharType="end"/>
      </w:r>
      <w:r>
        <w:t xml:space="preserve"> before de-duplication.</w:t>
      </w:r>
    </w:p>
    <w:p w14:paraId="0399899A" w14:textId="77777777" w:rsidR="00D7631F" w:rsidRDefault="00D7631F" w:rsidP="00D7631F">
      <w:pPr>
        <w:pStyle w:val="Heading4"/>
      </w:pPr>
      <w:r>
        <w:t xml:space="preserve">Code </w:t>
      </w:r>
      <w:r w:rsidRPr="00186391">
        <w:t>lists</w:t>
      </w:r>
      <w:r>
        <w:t xml:space="preserve"> for prescriptions</w:t>
      </w:r>
    </w:p>
    <w:p w14:paraId="34408AC6" w14:textId="15B55AB4" w:rsidR="00D7631F" w:rsidRDefault="00D7631F" w:rsidP="00D7631F">
      <w:r>
        <w:t xml:space="preserve">The mapping for the prescription variables on the Endeavour Health Information Manager to </w:t>
      </w:r>
      <w:proofErr w:type="spellStart"/>
      <w:r>
        <w:t>prodcodeid’s</w:t>
      </w:r>
      <w:proofErr w:type="spellEnd"/>
      <w:r>
        <w:t xml:space="preserve"> were imperfect. There code lists were generated manually from two sources. The first source was to search the data dictionary of the CPRD </w:t>
      </w:r>
      <w:proofErr w:type="spellStart"/>
      <w:r>
        <w:t>Aurum</w:t>
      </w:r>
      <w:proofErr w:type="spellEnd"/>
      <w:r>
        <w:t xml:space="preserve"> code browser, and the product dictionary that is provided with the CPRD data. Two dictionaries have some differences in which drugs are recorded, and whether key fields (such as BNF chapter) are missing. We therefore searched both, concatenated the results and de-duplicated. The second source was the London School of Hygiene and Tropical Medicine Data Compass</w:t>
      </w:r>
      <w:r>
        <w:fldChar w:fldCharType="begin" w:fldLock="1"/>
      </w:r>
      <w:r w:rsidR="007F173D">
        <w:instrText>ADDIN CSL_CITATION {"citationItems":[{"id":"ITEM-1","itemData":{"URL":"https://datacompass.lshtm.ac.uk/id/eprint/2762/","accessed":{"date-parts":[["2024","2","1"]]},"author":[{"dropping-particle":"","family":"London School of Hygiene &amp; Tropical Medicine","given":"","non-dropping-particle":"","parse-names":false,"suffix":""}],"id":"ITEM-1","issued":{"date-parts":[["2024"]]},"title":"LSHTM Data Compass. Codelists for: \"Effect of cardiovascular risk profile on severe outcomes of COVID-19 in England in 2020: a population-based cohort study\"","type":"webpage"},"uris":["http://www.mendeley.com/documents/?uuid=66bc745e-0123-4e43-8995-f48cfe10ddbf"]},{"id":"ITEM-2","itemData":{"DOI":"10.1016/j.lanepe.2023.100604","ISSN":"26667762","abstract":"Background: While cardiovascular disease (CVD) is a risk factor for severe COVID-19, the association between predicted cardiovascular risk and severe COVID-19 among people without diagnosed CVD is unclear. Methods: We carried out historical, population-based cohort studies among adults aged 40–84 years in England using linked data from the Clinical Practice Research Datalink. Individuals were categorized into: existing CVD, raised cardiovascular risk (defined using QRISK3 score ≥10%) and low risk (QRISK3 score &lt;10%) at 12/03/2020. We described incidence and severe outcomes of COVID-19 (deaths, intensive care unit [ICU] admissions, hospitalisations, major adverse cardiovascular events [MACE]) for each group. Among those with a COVID-19 record to 31/12/2020, we re-classified cardiovascular risk at infection and assessed the risk of severe outcomes using multivariable Cox regression with complete case analysis. We repeated analyses using hypertension to define raised cardiovascular risk. Findings: Among 6,059,055 individuals, 741,913 (12.2%) had established CVD, 1,929,627 (31.8%) had a QRISK3 score ≥10% and 3,387,515 (55.9%) had a QRISK3 score &lt;10%. Marked gradients were seen in the incidence of all severe COVID-19 outcomes by cardiovascular risk profile. Among those with COVID-19 (N = 146,760), there was a strong association between raised QRISK3 score and death: adjusted hazard ratio [aHR] 8.77 (7.62–10.10), N = 97,725, which remained present, though attenuated in age-stratified results. Risks of other outcomes were also higher among those with raised QRISK3 score: aHR 3.66 (3.18–4.21) for ICU admissions, 3.38 (3.22–3.56) for hospitalisations, 5.43 (4.44–6.64) for MACE. When raised cardiovascular risk was redefined by hypertension status, only the association with MACE remained: aHR 1.49 (1.20–1.85), N = 57,264. Interpretation: Individuals without pre-existing CVD but with raised cardiovascular risk (by QRISK3 score) were more likely to experience severe COVID-19 outcomes and should be prioritised for prevention and treatment. Addressing cardiovascular risk factors could improve COVID-19 outcomes. Funding: BMA Foundation for Medical Research/ Rosetrees Trust, Wellcome, BHF.","author":[{"dropping-particle":"","family":"Warren-Gash","given":"Charlotte","non-dropping-particle":"","parse-names":false,"suffix":""},{"dropping-particle":"","family":"Davidson","given":"Jennifer A.","non-dropping-particle":"","parse-names":false,"suffix":""},{"dropping-particle":"","family":"Strongman","given":"Helen","non-dropping-particle":"","parse-names":false,"suffix":""},{"dropping-particle":"","family":"Herrett","given":"Emily","non-dropping-particle":"","parse-names":false,"suffix":""},{"dropping-particle":"","family":"Smeeth","given":"Liam","non-dropping-particle":"","parse-names":false,"suffix":""},{"dropping-particle":"","family":"Breuer","given":"Judith","non-dropping-particle":"","parse-names":false,"suffix":""},{"dropping-particle":"","family":"Banerjee","given":"Amitava","non-dropping-particle":"","parse-names":false,"suffix":""}],"container-title":"The Lancet Regional Health - Europe","id":"ITEM-2","issued":{"date-parts":[["2023"]]},"page":"100604","publisher":"The Authors","title":"Severe COVID-19 outcomes by cardiovascular risk profile in England in 2020: a population-based cohort study","type":"article-journal","volume":"27"},"uris":["http://www.mendeley.com/documents/?uuid=57b959a7-6ec0-402e-b445-1f4713a41aaa"]}],"mendeley":{"formattedCitation":"&lt;sup&gt;15,16&lt;/sup&gt;","plainTextFormattedCitation":"15,16","previouslyFormattedCitation":"&lt;sup&gt;15,16&lt;/sup&gt;"},"properties":{"noteIndex":0},"schema":"https://github.com/citation-style-language/schema/raw/master/csl-citation.json"}</w:instrText>
      </w:r>
      <w:r>
        <w:fldChar w:fldCharType="separate"/>
      </w:r>
      <w:r w:rsidRPr="00E350C1">
        <w:rPr>
          <w:noProof/>
          <w:vertAlign w:val="superscript"/>
        </w:rPr>
        <w:t>15,16</w:t>
      </w:r>
      <w:r>
        <w:fldChar w:fldCharType="end"/>
      </w:r>
      <w:r>
        <w:t xml:space="preserve">. Code lists from both sources were concatenated and deduplicated. </w:t>
      </w:r>
    </w:p>
    <w:p w14:paraId="2B189FC1" w14:textId="2E5EDE37" w:rsidR="00D7631F" w:rsidRPr="00FD6D76" w:rsidRDefault="00D7631F" w:rsidP="00D7631F">
      <w:r>
        <w:t xml:space="preserve">The search strategy for each variable in the CPRD </w:t>
      </w:r>
      <w:proofErr w:type="spellStart"/>
      <w:r>
        <w:t>Aurum</w:t>
      </w:r>
      <w:proofErr w:type="spellEnd"/>
      <w:r>
        <w:t xml:space="preserve"> dictionaries is given below. </w:t>
      </w:r>
      <w:r w:rsidRPr="00FF3592">
        <w:t>Definitions of prescription codelists</w:t>
      </w:r>
      <w:r>
        <w:t>, which motivated the searches,</w:t>
      </w:r>
      <w:r w:rsidRPr="00FF3592">
        <w:t xml:space="preserve"> came from </w:t>
      </w:r>
      <w:r>
        <w:t xml:space="preserve">the </w:t>
      </w:r>
      <w:r w:rsidRPr="00FF3592">
        <w:t>endeavour health</w:t>
      </w:r>
      <w:r>
        <w:t xml:space="preserve"> knowledge base.</w:t>
      </w:r>
      <w:r>
        <w:fldChar w:fldCharType="begin" w:fldLock="1"/>
      </w:r>
      <w:r w:rsidR="007F173D">
        <w:instrText>ADDIN CSL_CITATION {"citationItems":[{"id":"ITEM-1","itemData":{"URL":"https://wiki.endeavourhealth.org/index.php?title=QRISK3","accessed":{"date-parts":[["2024","2","12"]]},"author":[{"dropping-particle":"","family":"Endeavour Health","given":"","non-dropping-particle":"","parse-names":false,"suffix":""}],"id":"ITEM-1","issued":{"date-parts":[["2024"]]},"title":"Endeavour Health Knowledge Base","type":"webpage"},"uris":["http://www.mendeley.com/documents/?uuid=72412ce0-9105-4a34-ac11-1c473ac14b1a"]}],"mendeley":{"formattedCitation":"&lt;sup&gt;5&lt;/sup&gt;","plainTextFormattedCitation":"5","previouslyFormattedCitation":"&lt;sup&gt;5&lt;/sup&gt;"},"properties":{"noteIndex":0},"schema":"https://github.com/citation-style-language/schema/raw/master/csl-citation.json"}</w:instrText>
      </w:r>
      <w:r>
        <w:fldChar w:fldCharType="separate"/>
      </w:r>
      <w:r w:rsidRPr="00E350C1">
        <w:rPr>
          <w:noProof/>
          <w:vertAlign w:val="superscript"/>
        </w:rPr>
        <w:t>5</w:t>
      </w:r>
      <w:r>
        <w:fldChar w:fldCharType="end"/>
      </w:r>
    </w:p>
    <w:p w14:paraId="6AB57013" w14:textId="77777777" w:rsidR="00D7631F" w:rsidRPr="008F27C1" w:rsidRDefault="00D7631F" w:rsidP="00D7631F">
      <w:pPr>
        <w:rPr>
          <w:b/>
          <w:bCs/>
          <w:u w:val="single"/>
        </w:rPr>
      </w:pPr>
      <w:r w:rsidRPr="000770A9">
        <w:rPr>
          <w:b/>
          <w:bCs/>
          <w:u w:val="single"/>
        </w:rPr>
        <w:t>Atypical Antipsychotic drugs</w:t>
      </w:r>
      <w:r>
        <w:rPr>
          <w:b/>
          <w:bCs/>
          <w:u w:val="single"/>
        </w:rPr>
        <w:t>:</w:t>
      </w:r>
      <w:r>
        <w:t xml:space="preserve"> D</w:t>
      </w:r>
      <w:r w:rsidRPr="00FD6D76">
        <w:t>rugs that include as constituents</w:t>
      </w:r>
      <w:r>
        <w:t xml:space="preserve">: </w:t>
      </w:r>
      <w:r w:rsidRPr="00FD6D76">
        <w:t>Olanzapine</w:t>
      </w:r>
      <w:r>
        <w:t xml:space="preserve">, </w:t>
      </w:r>
      <w:r w:rsidRPr="00FD6D76">
        <w:t>Aripiprazole</w:t>
      </w:r>
      <w:r>
        <w:t xml:space="preserve">, </w:t>
      </w:r>
      <w:r w:rsidRPr="00FD6D76">
        <w:t>Risperidone</w:t>
      </w:r>
      <w:r>
        <w:t xml:space="preserve">, </w:t>
      </w:r>
      <w:r w:rsidRPr="00FD6D76">
        <w:t>Paliperidone</w:t>
      </w:r>
      <w:r>
        <w:t xml:space="preserve">, </w:t>
      </w:r>
      <w:r w:rsidRPr="00FD6D76">
        <w:t>Quetiapine</w:t>
      </w:r>
      <w:r>
        <w:t xml:space="preserve">, </w:t>
      </w:r>
      <w:r w:rsidRPr="00FD6D76">
        <w:t>Amisulpride</w:t>
      </w:r>
      <w:r>
        <w:t xml:space="preserve">, </w:t>
      </w:r>
      <w:r w:rsidRPr="00FD6D76">
        <w:t>Clozapine</w:t>
      </w:r>
      <w:r>
        <w:t xml:space="preserve">, </w:t>
      </w:r>
      <w:r w:rsidRPr="00FD6D76">
        <w:t>Ziprasidone</w:t>
      </w:r>
      <w:r>
        <w:t xml:space="preserve">, </w:t>
      </w:r>
      <w:r w:rsidRPr="00FD6D76">
        <w:t>Lurasidone</w:t>
      </w:r>
      <w:r>
        <w:t xml:space="preserve">, </w:t>
      </w:r>
      <w:r w:rsidRPr="00FD6D76">
        <w:t>Zotepine</w:t>
      </w:r>
      <w:r>
        <w:t xml:space="preserve">, </w:t>
      </w:r>
      <w:proofErr w:type="spellStart"/>
      <w:r w:rsidRPr="00FD6D76">
        <w:t>Sertindole</w:t>
      </w:r>
      <w:proofErr w:type="spellEnd"/>
      <w:r>
        <w:rPr>
          <w:b/>
          <w:bCs/>
          <w:u w:val="single"/>
        </w:rPr>
        <w:t>.</w:t>
      </w:r>
    </w:p>
    <w:p w14:paraId="4D997540" w14:textId="77777777" w:rsidR="00D7631F" w:rsidRDefault="00D7631F" w:rsidP="00D7631F">
      <w:r w:rsidRPr="00061333">
        <w:rPr>
          <w:b/>
          <w:bCs/>
          <w:u w:val="single"/>
        </w:rPr>
        <w:t>Erectile Dysfunction</w:t>
      </w:r>
      <w:r>
        <w:rPr>
          <w:b/>
          <w:bCs/>
          <w:u w:val="single"/>
        </w:rPr>
        <w:t>:</w:t>
      </w:r>
      <w:r>
        <w:t xml:space="preserve"> Drugs with </w:t>
      </w:r>
      <w:r w:rsidRPr="00FD6D76">
        <w:t>BNF</w:t>
      </w:r>
      <w:r>
        <w:t xml:space="preserve"> chapters</w:t>
      </w:r>
      <w:r w:rsidRPr="00FD6D76">
        <w:t xml:space="preserve"> 7.4.</w:t>
      </w:r>
      <w:r w:rsidRPr="00061333">
        <w:t>5</w:t>
      </w:r>
      <w:r>
        <w:t>, and d</w:t>
      </w:r>
      <w:r w:rsidRPr="00061333">
        <w:t>rugs</w:t>
      </w:r>
      <w:r w:rsidRPr="00FD6D76">
        <w:t xml:space="preserve"> that include the following substances</w:t>
      </w:r>
      <w:r w:rsidRPr="00061333">
        <w:t xml:space="preserve">: </w:t>
      </w:r>
      <w:r w:rsidRPr="00FD6D76">
        <w:t>Alprostadil</w:t>
      </w:r>
      <w:r>
        <w:t xml:space="preserve">, </w:t>
      </w:r>
      <w:r w:rsidRPr="00FD6D76">
        <w:t>Tadalafil</w:t>
      </w:r>
      <w:r>
        <w:t xml:space="preserve">, </w:t>
      </w:r>
      <w:r w:rsidRPr="00FD6D76">
        <w:t>Sildenafil</w:t>
      </w:r>
      <w:r>
        <w:t xml:space="preserve">, </w:t>
      </w:r>
      <w:r w:rsidRPr="00FD6D76">
        <w:t>Vardenafil</w:t>
      </w:r>
      <w:r>
        <w:t xml:space="preserve">, </w:t>
      </w:r>
      <w:r w:rsidRPr="00FD6D76">
        <w:t>Avanafil</w:t>
      </w:r>
      <w:r>
        <w:t xml:space="preserve">, </w:t>
      </w:r>
      <w:r w:rsidRPr="00FD6D76">
        <w:t>Yohimbine</w:t>
      </w:r>
      <w:r>
        <w:t xml:space="preserve">, </w:t>
      </w:r>
      <w:proofErr w:type="spellStart"/>
      <w:r w:rsidRPr="00FD6D76">
        <w:t>Aviptadil</w:t>
      </w:r>
      <w:proofErr w:type="spellEnd"/>
      <w:r>
        <w:t>.</w:t>
      </w:r>
    </w:p>
    <w:p w14:paraId="1333E4C1" w14:textId="77777777" w:rsidR="00D7631F" w:rsidRPr="008F27C1" w:rsidRDefault="00D7631F" w:rsidP="00D7631F">
      <w:pPr>
        <w:rPr>
          <w:b/>
          <w:bCs/>
          <w:u w:val="single"/>
        </w:rPr>
      </w:pPr>
      <w:r w:rsidRPr="00061333">
        <w:rPr>
          <w:b/>
          <w:bCs/>
          <w:u w:val="single"/>
        </w:rPr>
        <w:lastRenderedPageBreak/>
        <w:t>Statins</w:t>
      </w:r>
      <w:r>
        <w:rPr>
          <w:b/>
          <w:bCs/>
          <w:u w:val="single"/>
        </w:rPr>
        <w:t>:</w:t>
      </w:r>
      <w:r>
        <w:t xml:space="preserve"> </w:t>
      </w:r>
      <w:r w:rsidRPr="00FD6D76">
        <w:t>Drugs that</w:t>
      </w:r>
      <w:r>
        <w:t xml:space="preserve"> are oral and</w:t>
      </w:r>
      <w:r w:rsidRPr="00FD6D76">
        <w:t xml:space="preserve"> include the following substances</w:t>
      </w:r>
      <w:r>
        <w:t xml:space="preserve">: </w:t>
      </w:r>
      <w:r w:rsidRPr="00FD6D76">
        <w:t>Atorvastatin</w:t>
      </w:r>
      <w:r>
        <w:t xml:space="preserve">, </w:t>
      </w:r>
      <w:r w:rsidRPr="00FD6D76">
        <w:t>Pravastatin</w:t>
      </w:r>
      <w:r>
        <w:t xml:space="preserve">, </w:t>
      </w:r>
      <w:r w:rsidRPr="00FD6D76">
        <w:t>Fluvastatin</w:t>
      </w:r>
      <w:r>
        <w:t xml:space="preserve">, </w:t>
      </w:r>
      <w:r w:rsidRPr="00FD6D76">
        <w:t>Rosuvastatin</w:t>
      </w:r>
      <w:r>
        <w:t xml:space="preserve">, </w:t>
      </w:r>
      <w:r w:rsidRPr="00FD6D76">
        <w:t>Simvastatin</w:t>
      </w:r>
      <w:r>
        <w:t>.</w:t>
      </w:r>
    </w:p>
    <w:p w14:paraId="48DB850C" w14:textId="77777777" w:rsidR="00D7631F" w:rsidRPr="008F27C1" w:rsidRDefault="00D7631F" w:rsidP="00D7631F">
      <w:pPr>
        <w:rPr>
          <w:b/>
          <w:bCs/>
          <w:u w:val="single"/>
        </w:rPr>
      </w:pPr>
      <w:r>
        <w:rPr>
          <w:b/>
          <w:bCs/>
          <w:u w:val="single"/>
        </w:rPr>
        <w:t>Anti-hypertensives</w:t>
      </w:r>
      <w:r w:rsidRPr="003F3B9D">
        <w:rPr>
          <w:b/>
          <w:bCs/>
          <w:u w:val="single"/>
        </w:rPr>
        <w:t xml:space="preserve"> treatment</w:t>
      </w:r>
      <w:r>
        <w:rPr>
          <w:b/>
          <w:bCs/>
          <w:u w:val="single"/>
        </w:rPr>
        <w:t>:</w:t>
      </w:r>
      <w:r>
        <w:t xml:space="preserve"> Drugs with </w:t>
      </w:r>
      <w:r w:rsidRPr="00FD6D76">
        <w:t>BNF</w:t>
      </w:r>
      <w:r>
        <w:t xml:space="preserve"> chapters</w:t>
      </w:r>
      <w:r w:rsidRPr="00FD6D76">
        <w:t xml:space="preserve"> 2.2.1, 2.4, 2.5.5.1, 2.6.2</w:t>
      </w:r>
      <w:r>
        <w:t xml:space="preserve">. There </w:t>
      </w:r>
      <w:proofErr w:type="gramStart"/>
      <w:r>
        <w:t>was</w:t>
      </w:r>
      <w:proofErr w:type="gramEnd"/>
      <w:r>
        <w:t xml:space="preserve"> partial mappings specifically for these BNF chapters on the endeavour health information manager, so these were also included to identify anti-hypertensive treatment.</w:t>
      </w:r>
    </w:p>
    <w:p w14:paraId="288BFB65" w14:textId="77777777" w:rsidR="00D7631F" w:rsidRDefault="00D7631F" w:rsidP="00D7631F">
      <w:r w:rsidRPr="003F3B9D">
        <w:rPr>
          <w:b/>
          <w:bCs/>
          <w:u w:val="single"/>
        </w:rPr>
        <w:t>Oral corticosteroids</w:t>
      </w:r>
      <w:r>
        <w:rPr>
          <w:b/>
          <w:bCs/>
          <w:u w:val="single"/>
        </w:rPr>
        <w:t>:</w:t>
      </w:r>
      <w:r w:rsidRPr="00422EDD">
        <w:t xml:space="preserve"> </w:t>
      </w:r>
      <w:r>
        <w:t>This was an exception to the rule. A relevant mapping was available for this variable, and so it was taken directly from the Endeavour Health Information Manager:</w:t>
      </w:r>
      <w:r w:rsidRPr="00FD6D76">
        <w:t xml:space="preserve"> </w:t>
      </w:r>
      <w:hyperlink r:id="rId15" w:anchor="/directory/folder/http:%2F%2Fendhealth.info%2Fim%23CSET_OralCorticosteroids" w:history="1">
        <w:r w:rsidRPr="00EA0FBA">
          <w:rPr>
            <w:rStyle w:val="Hyperlink"/>
          </w:rPr>
          <w:t>https://dev.endhealth.co.uk/#/directory/folder/http:%2F%2Fendhealth.info%2Fim%23CSET_OralCorticosteroids</w:t>
        </w:r>
      </w:hyperlink>
      <w:r>
        <w:t>.</w:t>
      </w:r>
    </w:p>
    <w:p w14:paraId="1D3829F6" w14:textId="77777777" w:rsidR="00D7631F" w:rsidRDefault="00D7631F" w:rsidP="00D7631F">
      <w:pPr>
        <w:pStyle w:val="Heading4"/>
      </w:pPr>
      <w:bookmarkStart w:id="34" w:name="_Toc173322587"/>
      <w:r>
        <w:t>Secondary care (ICD-10) cardiovascular disease code lists</w:t>
      </w:r>
      <w:bookmarkEnd w:id="34"/>
    </w:p>
    <w:p w14:paraId="0EAE74CC" w14:textId="77777777" w:rsidR="00D7631F" w:rsidRDefault="00D7631F" w:rsidP="00D7631F">
      <w:r>
        <w:t>The code lists obtained through the Endeavour Health Information Manager can be mapped to ICD-</w:t>
      </w:r>
      <w:proofErr w:type="gramStart"/>
      <w:r>
        <w:t>10,</w:t>
      </w:r>
      <w:proofErr w:type="gramEnd"/>
      <w:r>
        <w:t xml:space="preserve"> however the mapping is imperfect, and may result in codes that are not wanted. We therefore created the code lists for cardiovascular disease (composite outcome of coronary heart disease, ischaemic stroke and transient ischaemic attack) and haemorrhagic stroke (required for exclusion criteria) manually, see below.</w:t>
      </w:r>
    </w:p>
    <w:p w14:paraId="55C372F3" w14:textId="77777777" w:rsidR="00D7631F" w:rsidRPr="00734F97" w:rsidRDefault="00D7631F" w:rsidP="00D7631F">
      <w:r>
        <w:t xml:space="preserve">The [Q code group </w:t>
      </w:r>
      <w:proofErr w:type="gramStart"/>
      <w:r>
        <w:t>Cardiovascular disease</w:t>
      </w:r>
      <w:proofErr w:type="gramEnd"/>
      <w:r>
        <w:t xml:space="preserve"> (original)] code group was mapped to ICD-10 using the Endeavour Health Information manager. A second code list for cardiovascular disease was obtained from the CPRD User Group at the University of Manchester. These two code lists were then combined and de-duplicated. As both contributing code lists may contain codes not relevant to this study, the code list was then reviewed by clinician </w:t>
      </w:r>
      <w:r>
        <w:rPr>
          <w:b/>
          <w:bCs/>
        </w:rPr>
        <w:t>BM</w:t>
      </w:r>
      <w:r>
        <w:t>, who categorised as to whether codes were relevant to identify the outcome or exclusion criteria in this study.</w:t>
      </w:r>
    </w:p>
    <w:p w14:paraId="78B01D2E" w14:textId="6A10C8A1" w:rsidR="000251F6" w:rsidRDefault="000251F6" w:rsidP="00D7631F">
      <w:pPr>
        <w:pStyle w:val="Heading1"/>
        <w:numPr>
          <w:ilvl w:val="0"/>
          <w:numId w:val="0"/>
        </w:numPr>
        <w:ind w:left="360" w:hanging="360"/>
      </w:pPr>
    </w:p>
    <w:p w14:paraId="35BBC82E" w14:textId="77777777" w:rsidR="00D7631F" w:rsidRDefault="00D7631F">
      <w:pPr>
        <w:rPr>
          <w:rFonts w:asciiTheme="majorHAnsi" w:eastAsiaTheme="majorEastAsia" w:hAnsiTheme="majorHAnsi" w:cstheme="majorBidi"/>
          <w:color w:val="2F5496" w:themeColor="accent1" w:themeShade="BF"/>
          <w:sz w:val="32"/>
          <w:szCs w:val="32"/>
        </w:rPr>
      </w:pPr>
      <w:r>
        <w:br w:type="page"/>
      </w:r>
    </w:p>
    <w:p w14:paraId="113820B7" w14:textId="074D261D" w:rsidR="00AD5087" w:rsidRDefault="00D7631F" w:rsidP="00AD5087">
      <w:pPr>
        <w:pStyle w:val="Heading1"/>
        <w:numPr>
          <w:ilvl w:val="0"/>
          <w:numId w:val="4"/>
        </w:numPr>
      </w:pPr>
      <w:bookmarkStart w:id="35" w:name="_Toc205549759"/>
      <w:r>
        <w:lastRenderedPageBreak/>
        <w:t>Code for running analyses</w:t>
      </w:r>
      <w:bookmarkEnd w:id="35"/>
    </w:p>
    <w:p w14:paraId="314BBD56" w14:textId="7C6D4717" w:rsidR="00AD5087" w:rsidRDefault="00D7631F" w:rsidP="00AD5087">
      <w:r>
        <w:t xml:space="preserve">This section documents the code for running the analyses in the associated manuscript. </w:t>
      </w:r>
      <w:r w:rsidR="00AD5087">
        <w:t>All analyses were run in R version 4.4.</w:t>
      </w:r>
      <w:r>
        <w:t>2</w:t>
      </w:r>
      <w:r w:rsidR="00AD5087">
        <w:t>.</w:t>
      </w:r>
    </w:p>
    <w:p w14:paraId="41AB5034" w14:textId="77777777" w:rsidR="00AD5087" w:rsidRDefault="00AD5087" w:rsidP="00AD5087">
      <w:proofErr w:type="gramStart"/>
      <w:r>
        <w:t>In order to</w:t>
      </w:r>
      <w:proofErr w:type="gramEnd"/>
      <w:r>
        <w:t xml:space="preserve"> re-use the code, the working directory should be set to the folder containing the ‘code’ subfolder. This must be set using </w:t>
      </w:r>
      <w:proofErr w:type="spellStart"/>
      <w:proofErr w:type="gramStart"/>
      <w:r>
        <w:t>setwd</w:t>
      </w:r>
      <w:proofErr w:type="spellEnd"/>
      <w:r>
        <w:t>(</w:t>
      </w:r>
      <w:proofErr w:type="gramEnd"/>
      <w:r>
        <w:t xml:space="preserve">) at the top of </w:t>
      </w:r>
      <w:proofErr w:type="gramStart"/>
      <w:r>
        <w:t>every .R</w:t>
      </w:r>
      <w:proofErr w:type="gramEnd"/>
      <w:r>
        <w:t xml:space="preserve"> file. Sadly, we could not find a way to get the ‘here’ package working with the computational facility and data storage requirements we had.</w:t>
      </w:r>
    </w:p>
    <w:p w14:paraId="6430AB10" w14:textId="77777777" w:rsidR="00AD5087" w:rsidRDefault="00AD5087" w:rsidP="00AD5087">
      <w:proofErr w:type="gramStart"/>
      <w:r>
        <w:t>In order to</w:t>
      </w:r>
      <w:proofErr w:type="gramEnd"/>
      <w:r>
        <w:t xml:space="preserve"> re-use the code, there should also be a ‘data’, ‘R, and ‘figures’ folders in the same directory.</w:t>
      </w:r>
    </w:p>
    <w:p w14:paraId="3A1F6C4A" w14:textId="77777777" w:rsidR="00AD5087" w:rsidRDefault="00AD5087" w:rsidP="00AD5087">
      <w:r>
        <w:t>The ‘data’ and ‘figures’ folders should contain a subfolder ‘p4’, in which many data objects will be stored. The ‘R’ folder contains functions that have been written to be used repeatedly (e.g. estimating calibration plots, augmenting data, etc).</w:t>
      </w:r>
    </w:p>
    <w:p w14:paraId="628A26CD" w14:textId="77777777" w:rsidR="00AD5087" w:rsidRDefault="00AD5087" w:rsidP="00AD5087">
      <w:r>
        <w:t>The code itself is then all contained within a subfolder ‘p4’. Folders p1-p3 contain code from previous versions of the algorithm which have been omitted.</w:t>
      </w:r>
    </w:p>
    <w:p w14:paraId="68FF7118" w14:textId="77777777" w:rsidR="00AD5087" w:rsidRDefault="00AD5087" w:rsidP="00AD5087">
      <w:r>
        <w:t>Inside ‘code’, there are then 8 subfolders, which we detail the contents of here:</w:t>
      </w:r>
    </w:p>
    <w:p w14:paraId="2AA291C4" w14:textId="77777777" w:rsidR="00AD5087" w:rsidRDefault="00AD5087" w:rsidP="00AD5087">
      <w:r w:rsidRPr="00C96114">
        <w:rPr>
          <w:b/>
          <w:bCs/>
        </w:rPr>
        <w:t>p1_data_prep:</w:t>
      </w:r>
      <w:r>
        <w:t xml:space="preserve"> data preparation and imputation.</w:t>
      </w:r>
    </w:p>
    <w:p w14:paraId="39BEE332" w14:textId="77777777" w:rsidR="00AD5087" w:rsidRDefault="00AD5087" w:rsidP="00AD5087">
      <w:r w:rsidRPr="00C96114">
        <w:rPr>
          <w:b/>
          <w:bCs/>
        </w:rPr>
        <w:t>p2_data_prep_further_mfr:</w:t>
      </w:r>
      <w:r>
        <w:t xml:space="preserve"> further data preparation, to create interval censored data with respect to changes in smoking status, antihypertensive use and statin use.</w:t>
      </w:r>
    </w:p>
    <w:p w14:paraId="6B1ECA94" w14:textId="77777777" w:rsidR="00AD5087" w:rsidRDefault="00AD5087" w:rsidP="00AD5087">
      <w:r w:rsidRPr="00C96114">
        <w:rPr>
          <w:b/>
          <w:bCs/>
        </w:rPr>
        <w:t>p3_devel:</w:t>
      </w:r>
      <w:r>
        <w:t xml:space="preserve"> Development of the clinical prediction model.</w:t>
      </w:r>
    </w:p>
    <w:p w14:paraId="174E92AB" w14:textId="77777777" w:rsidR="00AD5087" w:rsidRDefault="00AD5087" w:rsidP="00AD5087">
      <w:r w:rsidRPr="00C96114">
        <w:rPr>
          <w:b/>
          <w:bCs/>
        </w:rPr>
        <w:t>p4_validate:</w:t>
      </w:r>
      <w:r>
        <w:t xml:space="preserve"> Internal validation of the clinical prediction model (calibration, discrimination, and instability plots). This is the validation of the ‘risk estimation layer’.</w:t>
      </w:r>
    </w:p>
    <w:p w14:paraId="3C5D6A2F" w14:textId="77777777" w:rsidR="00AD5087" w:rsidRDefault="00AD5087" w:rsidP="00AD5087">
      <w:r w:rsidRPr="00C96114">
        <w:rPr>
          <w:b/>
          <w:bCs/>
        </w:rPr>
        <w:t>p5_validate_temporal:</w:t>
      </w:r>
      <w:r>
        <w:t xml:space="preserve"> Temporal validation. This is the validation of the ‘intervention layer’.</w:t>
      </w:r>
    </w:p>
    <w:p w14:paraId="66BF7286" w14:textId="77777777" w:rsidR="00AD5087" w:rsidRDefault="00AD5087" w:rsidP="00AD5087">
      <w:r w:rsidRPr="00C96114">
        <w:rPr>
          <w:b/>
          <w:bCs/>
        </w:rPr>
        <w:t>p6_validate_supplementary:</w:t>
      </w:r>
      <w:r>
        <w:t xml:space="preserve"> Validation of a version of the clinical prediction model where we fixed the effect of the modifiable risk factors, rather than splitting out the ‘risk estimation’ and ‘intervention’ layers.</w:t>
      </w:r>
    </w:p>
    <w:p w14:paraId="59997CA2" w14:textId="77777777" w:rsidR="00AD5087" w:rsidRDefault="00AD5087" w:rsidP="00AD5087">
      <w:r w:rsidRPr="00C96114">
        <w:rPr>
          <w:b/>
          <w:bCs/>
        </w:rPr>
        <w:t>p7_shiny:</w:t>
      </w:r>
      <w:r>
        <w:t xml:space="preserve"> code for the </w:t>
      </w:r>
      <w:proofErr w:type="spellStart"/>
      <w:r>
        <w:t>rshiny</w:t>
      </w:r>
      <w:proofErr w:type="spellEnd"/>
      <w:r>
        <w:t xml:space="preserve"> app.</w:t>
      </w:r>
    </w:p>
    <w:p w14:paraId="704F39A7" w14:textId="77777777" w:rsidR="00AD5087" w:rsidRDefault="00AD5087" w:rsidP="00AD5087">
      <w:r w:rsidRPr="00C96114">
        <w:rPr>
          <w:b/>
          <w:bCs/>
        </w:rPr>
        <w:t>p8_collate_results:</w:t>
      </w:r>
      <w:r>
        <w:t xml:space="preserve"> Collate all tables, figures, and generate documents to be used for supplementary material.</w:t>
      </w:r>
    </w:p>
    <w:p w14:paraId="2A639D9A" w14:textId="77777777" w:rsidR="00AD5087" w:rsidRDefault="00AD5087" w:rsidP="00AD5087">
      <w:r>
        <w:t>Within each of these folders</w:t>
      </w:r>
      <w:proofErr w:type="gramStart"/>
      <w:r>
        <w:t>, .R</w:t>
      </w:r>
      <w:proofErr w:type="gramEnd"/>
      <w:r>
        <w:t xml:space="preserve"> files are all prefixed with ‘p1’, ‘p2’, …., and are designed to be run in order. Often (but not always), </w:t>
      </w:r>
      <w:proofErr w:type="gramStart"/>
      <w:r>
        <w:t>subsequent .R</w:t>
      </w:r>
      <w:proofErr w:type="gramEnd"/>
      <w:r>
        <w:t xml:space="preserve"> files are dependent on objects created in </w:t>
      </w:r>
      <w:proofErr w:type="gramStart"/>
      <w:r>
        <w:t>previous .R</w:t>
      </w:r>
      <w:proofErr w:type="gramEnd"/>
      <w:r>
        <w:t xml:space="preserve"> files.</w:t>
      </w:r>
    </w:p>
    <w:p w14:paraId="4AA1E001" w14:textId="77777777" w:rsidR="00AD5087" w:rsidRDefault="00AD5087" w:rsidP="00AD5087">
      <w:pPr>
        <w:pStyle w:val="Heading2"/>
      </w:pPr>
      <w:bookmarkStart w:id="36" w:name="_Toc205549760"/>
      <w:r>
        <w:t>Dictionary of all files</w:t>
      </w:r>
      <w:bookmarkEnd w:id="36"/>
    </w:p>
    <w:p w14:paraId="3F1B7602" w14:textId="77777777" w:rsidR="00AD5087" w:rsidRPr="00E7377A" w:rsidRDefault="00AD5087" w:rsidP="00AD5087">
      <w:r>
        <w:t>If a file is not mentioned here, it is surplus to requirements or used for exploration of the data.</w:t>
      </w:r>
    </w:p>
    <w:p w14:paraId="1B8AF6EE" w14:textId="77777777" w:rsidR="00AD5087" w:rsidRPr="00B41E5D" w:rsidRDefault="00AD5087" w:rsidP="00AD5087">
      <w:pPr>
        <w:pStyle w:val="Heading3"/>
      </w:pPr>
      <w:r>
        <w:t>p1_data_prep</w:t>
      </w:r>
    </w:p>
    <w:p w14:paraId="3D2FD7E3" w14:textId="77777777" w:rsidR="00AD5087" w:rsidRDefault="00AD5087" w:rsidP="00AD5087">
      <w:r>
        <w:t>p1_extract_variable_</w:t>
      </w:r>
      <w:proofErr w:type="gramStart"/>
      <w:r>
        <w:t>components.R</w:t>
      </w:r>
      <w:proofErr w:type="gramEnd"/>
      <w:r>
        <w:t>: Extract components of composite variables.</w:t>
      </w:r>
    </w:p>
    <w:p w14:paraId="6F79E79E" w14:textId="77777777" w:rsidR="00AD5087" w:rsidRDefault="00AD5087" w:rsidP="00AD5087">
      <w:r>
        <w:t>P2_create_</w:t>
      </w:r>
      <w:proofErr w:type="gramStart"/>
      <w:r>
        <w:t>cohort.R</w:t>
      </w:r>
      <w:proofErr w:type="gramEnd"/>
      <w:r>
        <w:t>: Create baseline cohort.</w:t>
      </w:r>
    </w:p>
    <w:p w14:paraId="32B79588" w14:textId="77777777" w:rsidR="00AD5087" w:rsidRDefault="00AD5087" w:rsidP="00AD5087">
      <w:r>
        <w:t>P2_table1.Rmd: Create table of baseline cohort.</w:t>
      </w:r>
    </w:p>
    <w:p w14:paraId="47F04312" w14:textId="77777777" w:rsidR="00AD5087" w:rsidRDefault="00AD5087" w:rsidP="00AD5087">
      <w:r>
        <w:lastRenderedPageBreak/>
        <w:t>P3_create_variable_</w:t>
      </w:r>
      <w:proofErr w:type="gramStart"/>
      <w:r>
        <w:t>objects.R</w:t>
      </w:r>
      <w:proofErr w:type="gramEnd"/>
      <w:r>
        <w:t xml:space="preserve">: </w:t>
      </w:r>
    </w:p>
    <w:p w14:paraId="6749DA03" w14:textId="77777777" w:rsidR="00AD5087" w:rsidRDefault="00AD5087" w:rsidP="00AD5087">
      <w:r>
        <w:t>P4_impute_cohort_prototype3.R: Multiple imputation</w:t>
      </w:r>
    </w:p>
    <w:p w14:paraId="173D8214" w14:textId="77777777" w:rsidR="00AD5087" w:rsidRDefault="00AD5087" w:rsidP="00AD5087">
      <w:r>
        <w:t>P5_create_imp_</w:t>
      </w:r>
      <w:proofErr w:type="gramStart"/>
      <w:r>
        <w:t>comb.R</w:t>
      </w:r>
      <w:proofErr w:type="gramEnd"/>
      <w:r>
        <w:t>: Combine the parallelised imputation objects into a single ‘</w:t>
      </w:r>
      <w:proofErr w:type="spellStart"/>
      <w:r>
        <w:t>mids</w:t>
      </w:r>
      <w:proofErr w:type="spellEnd"/>
      <w:r>
        <w:t>’ object.</w:t>
      </w:r>
    </w:p>
    <w:p w14:paraId="2DB3FCB4" w14:textId="77777777" w:rsidR="00AD5087" w:rsidRDefault="00AD5087" w:rsidP="00AD5087">
      <w:r>
        <w:t>P6_assess_</w:t>
      </w:r>
      <w:proofErr w:type="gramStart"/>
      <w:r>
        <w:t>imputations.R</w:t>
      </w:r>
      <w:proofErr w:type="gramEnd"/>
      <w:r>
        <w:t>: create density and convergence plots</w:t>
      </w:r>
    </w:p>
    <w:p w14:paraId="6CF24B25" w14:textId="77777777" w:rsidR="00AD5087" w:rsidRDefault="00AD5087" w:rsidP="00AD5087">
      <w:r>
        <w:t>P7_create_split_</w:t>
      </w:r>
      <w:proofErr w:type="gramStart"/>
      <w:r>
        <w:t>sample.R</w:t>
      </w:r>
      <w:proofErr w:type="gramEnd"/>
      <w:r>
        <w:t>: create development and validation datasets</w:t>
      </w:r>
    </w:p>
    <w:p w14:paraId="2639CEC4" w14:textId="77777777" w:rsidR="00AD5087" w:rsidRDefault="00AD5087" w:rsidP="00AD5087">
      <w:r>
        <w:t>P8_get_knot_</w:t>
      </w:r>
      <w:proofErr w:type="gramStart"/>
      <w:r>
        <w:t>locations.R</w:t>
      </w:r>
      <w:proofErr w:type="gramEnd"/>
      <w:r>
        <w:t>: estimate knot locations</w:t>
      </w:r>
    </w:p>
    <w:p w14:paraId="12BE06A7" w14:textId="77777777" w:rsidR="00AD5087" w:rsidRDefault="00AD5087" w:rsidP="00AD5087">
      <w:r>
        <w:t>P9_calculate_HR_OR_minimax: Convert effect estimates into hazard ratios for applying the offset approach.</w:t>
      </w:r>
    </w:p>
    <w:p w14:paraId="1F11F928" w14:textId="77777777" w:rsidR="00AD5087" w:rsidRDefault="00AD5087" w:rsidP="00AD5087">
      <w:pPr>
        <w:pStyle w:val="Heading3"/>
      </w:pPr>
      <w:r>
        <w:t>p1_data_prep_further_mfr</w:t>
      </w:r>
    </w:p>
    <w:p w14:paraId="0F9027C2" w14:textId="77777777" w:rsidR="00AD5087" w:rsidRDefault="00AD5087" w:rsidP="00AD5087">
      <w:r>
        <w:t>p1.1_extract_modifiable_risk_</w:t>
      </w:r>
      <w:proofErr w:type="gramStart"/>
      <w:r>
        <w:t>factors.R</w:t>
      </w:r>
      <w:proofErr w:type="gramEnd"/>
      <w:r>
        <w:t>: query SQLite database for test records on BMI, SBP, Non-HDL cholesterol and smoking status.</w:t>
      </w:r>
    </w:p>
    <w:p w14:paraId="2852081B" w14:textId="77777777" w:rsidR="00AD5087" w:rsidRDefault="00AD5087" w:rsidP="00AD5087">
      <w:r>
        <w:t>p1.2_extract_</w:t>
      </w:r>
      <w:proofErr w:type="gramStart"/>
      <w:r>
        <w:t>prescriptions.R</w:t>
      </w:r>
      <w:proofErr w:type="gramEnd"/>
      <w:r>
        <w:t>:</w:t>
      </w:r>
      <w:r w:rsidRPr="00AD5206">
        <w:t xml:space="preserve"> </w:t>
      </w:r>
      <w:r>
        <w:t>query SQLite database for statin and antihypertensive prescriptions.</w:t>
      </w:r>
    </w:p>
    <w:p w14:paraId="6E0DCA59" w14:textId="1448F1D7" w:rsidR="00AD5087" w:rsidRDefault="00CA49FC" w:rsidP="00AD5087">
      <w:r>
        <w:t>p</w:t>
      </w:r>
      <w:r w:rsidR="00AD5087">
        <w:t>3.1A_extract_smoking_followup_for_</w:t>
      </w:r>
      <w:proofErr w:type="gramStart"/>
      <w:r w:rsidR="00AD5087">
        <w:t>model.R</w:t>
      </w:r>
      <w:proofErr w:type="gramEnd"/>
      <w:r w:rsidR="00AD5087">
        <w:t xml:space="preserve">: Create interval censored data based on when an individual changes smoking status. NB: this variable denotes an </w:t>
      </w:r>
      <w:proofErr w:type="spellStart"/>
      <w:proofErr w:type="gramStart"/>
      <w:r w:rsidR="00AD5087">
        <w:t>individuals</w:t>
      </w:r>
      <w:proofErr w:type="spellEnd"/>
      <w:proofErr w:type="gramEnd"/>
      <w:r w:rsidR="00AD5087">
        <w:t xml:space="preserve"> smoking status, NOT, their smoking status relative to smoking status at baseline, which is what is required to adjust for changes in status during </w:t>
      </w:r>
      <w:proofErr w:type="spellStart"/>
      <w:r w:rsidR="00AD5087">
        <w:t>followup</w:t>
      </w:r>
      <w:proofErr w:type="spellEnd"/>
      <w:r w:rsidR="00AD5087">
        <w:t>. This is because smoking status has missing data at baseline, and therefore this step is applied later.</w:t>
      </w:r>
    </w:p>
    <w:p w14:paraId="2218B0AB" w14:textId="4D72871E" w:rsidR="00AD5087" w:rsidRDefault="00CA49FC" w:rsidP="00AD5087">
      <w:r>
        <w:t>p</w:t>
      </w:r>
      <w:r w:rsidR="00AD5087">
        <w:t>3.1B_combine_smoking_followup_for_</w:t>
      </w:r>
      <w:proofErr w:type="gramStart"/>
      <w:r w:rsidR="00AD5087">
        <w:t>model.R</w:t>
      </w:r>
      <w:proofErr w:type="gramEnd"/>
      <w:r w:rsidR="00AD5087">
        <w:t>: Combine parallelised files from 3.1A.</w:t>
      </w:r>
    </w:p>
    <w:p w14:paraId="283E5F2C" w14:textId="3DB664B6" w:rsidR="00AD5087" w:rsidRDefault="00CA49FC" w:rsidP="00AD5087">
      <w:r>
        <w:t>p</w:t>
      </w:r>
      <w:r w:rsidR="00AD5087">
        <w:t>3.2A_extract_prescriptions_followup_for_</w:t>
      </w:r>
      <w:proofErr w:type="gramStart"/>
      <w:r w:rsidR="00AD5087">
        <w:t>model.R</w:t>
      </w:r>
      <w:proofErr w:type="gramEnd"/>
      <w:r w:rsidR="00AD5087">
        <w:t>: Create interval censored data based on when an individual changes statin or antihypertensive status. (0 = off treatment, 1 = on treatment).</w:t>
      </w:r>
    </w:p>
    <w:p w14:paraId="7BD5E6A9" w14:textId="194279A7" w:rsidR="00AD5087" w:rsidRDefault="00CA49FC" w:rsidP="00AD5087">
      <w:r>
        <w:t>p</w:t>
      </w:r>
      <w:r w:rsidR="00AD5087">
        <w:t>3.2B_combine_</w:t>
      </w:r>
      <w:r w:rsidR="00AD5087" w:rsidRPr="00B41E5D">
        <w:t xml:space="preserve"> </w:t>
      </w:r>
      <w:proofErr w:type="spellStart"/>
      <w:r w:rsidR="00AD5087">
        <w:t>prescriptions_followup_for_</w:t>
      </w:r>
      <w:proofErr w:type="gramStart"/>
      <w:r w:rsidR="00AD5087">
        <w:t>model.R</w:t>
      </w:r>
      <w:proofErr w:type="spellEnd"/>
      <w:proofErr w:type="gramEnd"/>
      <w:r w:rsidR="00AD5087">
        <w:t>: Combine parallelised files from 3.2A.</w:t>
      </w:r>
    </w:p>
    <w:p w14:paraId="57FECCC4" w14:textId="2641C5D9" w:rsidR="00AD5087" w:rsidRDefault="00CA49FC" w:rsidP="00AD5087">
      <w:r>
        <w:t>p</w:t>
      </w:r>
      <w:r w:rsidR="00AD5087">
        <w:t>3.2C_augment_</w:t>
      </w:r>
      <w:r w:rsidR="00AD5087" w:rsidRPr="00B41E5D">
        <w:t xml:space="preserve"> </w:t>
      </w:r>
      <w:proofErr w:type="spellStart"/>
      <w:r w:rsidR="00AD5087">
        <w:t>prescriptions_followup_for_</w:t>
      </w:r>
      <w:proofErr w:type="gramStart"/>
      <w:r w:rsidR="00AD5087">
        <w:t>model.R</w:t>
      </w:r>
      <w:proofErr w:type="spellEnd"/>
      <w:proofErr w:type="gramEnd"/>
      <w:r w:rsidR="00AD5087">
        <w:t xml:space="preserve">: Augment file from 3.2B, to be a -1, 0, 1 variable, relative to the </w:t>
      </w:r>
      <w:proofErr w:type="gramStart"/>
      <w:r w:rsidR="00AD5087">
        <w:t>individuals</w:t>
      </w:r>
      <w:proofErr w:type="gramEnd"/>
      <w:r w:rsidR="00AD5087">
        <w:t xml:space="preserve"> status at baseline.</w:t>
      </w:r>
    </w:p>
    <w:p w14:paraId="41F4C3CE" w14:textId="3034C62D" w:rsidR="00CC3A4A" w:rsidRDefault="00CA49FC" w:rsidP="00AD5087">
      <w:r>
        <w:t>p</w:t>
      </w:r>
      <w:r w:rsidR="00CC3A4A">
        <w:t>4.1</w:t>
      </w:r>
      <w:r w:rsidR="005763D2">
        <w:t>_</w:t>
      </w:r>
      <w:r w:rsidR="00CC3A4A">
        <w:t>layer_cohort_split_</w:t>
      </w:r>
      <w:proofErr w:type="gramStart"/>
      <w:r w:rsidR="00CC3A4A">
        <w:t>times.R</w:t>
      </w:r>
      <w:proofErr w:type="gramEnd"/>
      <w:r>
        <w:t>: layer the interval censored data from each of smoking status, statins and antihypertensives</w:t>
      </w:r>
      <w:r w:rsidR="00C80EF3">
        <w:t>, to create one dataset with intervals when any of these time-varying variables changes.</w:t>
      </w:r>
    </w:p>
    <w:p w14:paraId="63850F6D" w14:textId="3E620C10" w:rsidR="00C80EF3" w:rsidRDefault="00C80EF3" w:rsidP="00AD5087">
      <w:r>
        <w:t>P4.2_combine_layer_cohort_split_</w:t>
      </w:r>
      <w:proofErr w:type="gramStart"/>
      <w:r>
        <w:t>times.R</w:t>
      </w:r>
      <w:proofErr w:type="gramEnd"/>
      <w:r>
        <w:t>: the code from p4.1 is designed to be parallelised. This program combines into one file.</w:t>
      </w:r>
    </w:p>
    <w:p w14:paraId="65026048" w14:textId="77777777" w:rsidR="00AD5087" w:rsidRDefault="00AD5087" w:rsidP="00AD5087">
      <w:pPr>
        <w:pStyle w:val="Heading3"/>
      </w:pPr>
      <w:r>
        <w:t>p3_devel</w:t>
      </w:r>
    </w:p>
    <w:p w14:paraId="27348545" w14:textId="77777777" w:rsidR="00AD5087" w:rsidRDefault="00AD5087" w:rsidP="00AD5087">
      <w:r>
        <w:t>p1_prototype3.R: Fit the model with 3 knots for age (40, 57.5, 75)</w:t>
      </w:r>
    </w:p>
    <w:p w14:paraId="24E97D1D" w14:textId="77777777" w:rsidR="00AD5087" w:rsidRDefault="00AD5087" w:rsidP="00AD5087">
      <w:r>
        <w:t>p1_prototype3_4knots.R: Fit the model with 4 knots for age (25, 40, 57.5, 75)</w:t>
      </w:r>
    </w:p>
    <w:p w14:paraId="6C2E6583" w14:textId="6716C25B" w:rsidR="003471BF" w:rsidRDefault="003471BF" w:rsidP="003471BF">
      <w:r>
        <w:t>p1_prototype3_4knots_</w:t>
      </w:r>
      <w:proofErr w:type="gramStart"/>
      <w:r>
        <w:t>caltime.R</w:t>
      </w:r>
      <w:proofErr w:type="gramEnd"/>
      <w:r>
        <w:t>: Fit the model with 4 knots for age (25, 40, 57.5, 75), where calendar time is also adjusted for as a predictor.</w:t>
      </w:r>
    </w:p>
    <w:p w14:paraId="1F0EDEC7" w14:textId="7FBEF147" w:rsidR="00AD5087" w:rsidRDefault="00AD5087" w:rsidP="00AD5087">
      <w:r>
        <w:t>p3_prototype3_assess_</w:t>
      </w:r>
      <w:proofErr w:type="gramStart"/>
      <w:r>
        <w:t>nonlinear.R</w:t>
      </w:r>
      <w:proofErr w:type="gramEnd"/>
      <w:r>
        <w:t>: Create plots for the shape of the interaction between age and all other predictors.</w:t>
      </w:r>
      <w:r w:rsidR="003471BF">
        <w:t xml:space="preserve"> Same for each of the models fitted in p1.</w:t>
      </w:r>
    </w:p>
    <w:p w14:paraId="06794372" w14:textId="13B2A384" w:rsidR="003471BF" w:rsidRDefault="00BF4BC7" w:rsidP="00AD5087">
      <w:r>
        <w:t>p</w:t>
      </w:r>
      <w:r w:rsidR="003471BF">
        <w:t>5_worked_</w:t>
      </w:r>
      <w:proofErr w:type="gramStart"/>
      <w:r w:rsidR="003471BF">
        <w:t>exemplar</w:t>
      </w:r>
      <w:r w:rsidR="00E146D5">
        <w:t>.Rmd</w:t>
      </w:r>
      <w:proofErr w:type="gramEnd"/>
      <w:r w:rsidR="00E146D5">
        <w:t>: worked exemplar for the manuscript.</w:t>
      </w:r>
    </w:p>
    <w:p w14:paraId="58D3953C" w14:textId="72B86F34" w:rsidR="003B0A41" w:rsidRDefault="00A645FE" w:rsidP="00AD5087">
      <w:r>
        <w:lastRenderedPageBreak/>
        <w:t>p</w:t>
      </w:r>
      <w:r w:rsidR="003B0A41">
        <w:t>6_sampsize_</w:t>
      </w:r>
      <w:proofErr w:type="gramStart"/>
      <w:r w:rsidR="003B0A41">
        <w:t>calc.R</w:t>
      </w:r>
      <w:proofErr w:type="gramEnd"/>
      <w:r>
        <w:t>: sample size calculation.</w:t>
      </w:r>
    </w:p>
    <w:p w14:paraId="7795CD6A" w14:textId="11E3E344" w:rsidR="00A645FE" w:rsidRPr="00444454" w:rsidRDefault="00A645FE" w:rsidP="00AD5087">
      <w:r>
        <w:t>P7_tests_for_functions_to_estimate_</w:t>
      </w:r>
      <w:proofErr w:type="gramStart"/>
      <w:r>
        <w:t>risks.R</w:t>
      </w:r>
      <w:proofErr w:type="gramEnd"/>
      <w:r>
        <w:t>: tests to check some user written functions are working properly.</w:t>
      </w:r>
    </w:p>
    <w:p w14:paraId="18852E2B" w14:textId="77777777" w:rsidR="00AD5087" w:rsidRDefault="00AD5087" w:rsidP="00AD5087">
      <w:pPr>
        <w:pStyle w:val="Heading3"/>
      </w:pPr>
      <w:r>
        <w:t>p4_validate</w:t>
      </w:r>
    </w:p>
    <w:p w14:paraId="4848F21A" w14:textId="77777777" w:rsidR="00AD5087" w:rsidRDefault="00AD5087" w:rsidP="00AD5087">
      <w:r>
        <w:t>p1_prototype3_calculate_cf_surv_</w:t>
      </w:r>
      <w:proofErr w:type="gramStart"/>
      <w:r>
        <w:t>times.R</w:t>
      </w:r>
      <w:proofErr w:type="gramEnd"/>
      <w:r>
        <w:t>: Calculate counter factual survival times for the model with 3 knots for age.</w:t>
      </w:r>
    </w:p>
    <w:p w14:paraId="317C980D" w14:textId="77777777" w:rsidR="00AD5087" w:rsidRDefault="00AD5087" w:rsidP="00AD5087">
      <w:r>
        <w:t>p1_prototype3_calculate_cf_surv_times_4knots.R: Calculate counter factual survival times for the model with 4 knots for age.</w:t>
      </w:r>
    </w:p>
    <w:p w14:paraId="13E204F0" w14:textId="77777777" w:rsidR="00AD5087" w:rsidRDefault="00AD5087" w:rsidP="00AD5087">
      <w:r>
        <w:t>P2_prototype3_calibration_ph_d1v1.R: Estimate calibration plot for 1 model in 1 validation dataset (there are 10 of each given the multiple imputation).</w:t>
      </w:r>
    </w:p>
    <w:p w14:paraId="60E43956" w14:textId="77777777" w:rsidR="00AD5087" w:rsidRDefault="00AD5087" w:rsidP="00AD5087">
      <w:r>
        <w:t>P2_prototype3_calibration_ph_MxM.R: Estimate calibration plot for every pair of model and validation dataset (there are 100 given the multiple imputation), estimate median, 2.5</w:t>
      </w:r>
      <w:r w:rsidRPr="00977E4D">
        <w:rPr>
          <w:vertAlign w:val="superscript"/>
        </w:rPr>
        <w:t>th</w:t>
      </w:r>
      <w:r>
        <w:t xml:space="preserve"> and p7.5</w:t>
      </w:r>
      <w:r w:rsidRPr="00977E4D">
        <w:rPr>
          <w:vertAlign w:val="superscript"/>
        </w:rPr>
        <w:t>th</w:t>
      </w:r>
      <w:r>
        <w:t xml:space="preserve"> percentiles.</w:t>
      </w:r>
    </w:p>
    <w:p w14:paraId="2E788364" w14:textId="77777777" w:rsidR="00AD5087" w:rsidRDefault="00AD5087" w:rsidP="00AD5087">
      <w:r>
        <w:t>P3_prototype3_discrimination_d1v1.R: Estimate discrimination for 1 model in 1 validation dataset (there are 10 of each given the multiple imputation).</w:t>
      </w:r>
    </w:p>
    <w:p w14:paraId="6055636D" w14:textId="77777777" w:rsidR="00AD5087" w:rsidRDefault="00AD5087" w:rsidP="00AD5087">
      <w:r>
        <w:t>P3_prototype3_discrimination_MxM.R: Estimate discrimination for every pair of model and validation dataset (there are 100 given the multiple imputation), estimate median, 2.5</w:t>
      </w:r>
      <w:r w:rsidRPr="00977E4D">
        <w:rPr>
          <w:vertAlign w:val="superscript"/>
        </w:rPr>
        <w:t>th</w:t>
      </w:r>
      <w:r>
        <w:t xml:space="preserve"> and p7.5</w:t>
      </w:r>
      <w:r w:rsidRPr="00977E4D">
        <w:rPr>
          <w:vertAlign w:val="superscript"/>
        </w:rPr>
        <w:t>th</w:t>
      </w:r>
      <w:r>
        <w:t xml:space="preserve"> percentiles.</w:t>
      </w:r>
    </w:p>
    <w:p w14:paraId="46D42D1B" w14:textId="004D2218" w:rsidR="00AD5087" w:rsidRDefault="00AD5087" w:rsidP="00AD5087">
      <w:r>
        <w:t>P4.1_instability_fit_</w:t>
      </w:r>
      <w:proofErr w:type="gramStart"/>
      <w:r>
        <w:t>models.R</w:t>
      </w:r>
      <w:proofErr w:type="gramEnd"/>
      <w:r>
        <w:t>: Fit models with 3 knots for age in boo</w:t>
      </w:r>
      <w:r w:rsidR="006A102C">
        <w:t>t</w:t>
      </w:r>
      <w:r>
        <w:t xml:space="preserve">strapped datasets </w:t>
      </w:r>
      <w:proofErr w:type="gramStart"/>
      <w:r>
        <w:t>in order to</w:t>
      </w:r>
      <w:proofErr w:type="gramEnd"/>
      <w:r>
        <w:t xml:space="preserve"> estimate instability plots.</w:t>
      </w:r>
    </w:p>
    <w:p w14:paraId="54D33CD9" w14:textId="2A21B050" w:rsidR="00AD5087" w:rsidRDefault="00AD5087" w:rsidP="00AD5087">
      <w:r>
        <w:t>P4.1_instability_fit_models_4knots.R:</w:t>
      </w:r>
      <w:r w:rsidRPr="009A4EA0">
        <w:t xml:space="preserve"> </w:t>
      </w:r>
      <w:r>
        <w:t>Fit models with 4 knots for age in boo</w:t>
      </w:r>
      <w:r w:rsidR="006A102C">
        <w:t>t</w:t>
      </w:r>
      <w:r>
        <w:t xml:space="preserve">strapped datasets </w:t>
      </w:r>
      <w:proofErr w:type="gramStart"/>
      <w:r>
        <w:t>in order to</w:t>
      </w:r>
      <w:proofErr w:type="gramEnd"/>
      <w:r>
        <w:t xml:space="preserve"> estimate instability plots.</w:t>
      </w:r>
    </w:p>
    <w:p w14:paraId="4C6CA8D4" w14:textId="008C9D74" w:rsidR="006A102C" w:rsidRDefault="006A102C" w:rsidP="00AD5087">
      <w:r>
        <w:t>P4.1_instability_fit_models_4knots.R:</w:t>
      </w:r>
      <w:r w:rsidRPr="009A4EA0">
        <w:t xml:space="preserve"> </w:t>
      </w:r>
      <w:r>
        <w:t xml:space="preserve">Fit models with 4 knots for age and calendar time included as a predictor in bootstrapped datasets </w:t>
      </w:r>
      <w:proofErr w:type="gramStart"/>
      <w:r>
        <w:t>in order to</w:t>
      </w:r>
      <w:proofErr w:type="gramEnd"/>
      <w:r>
        <w:t xml:space="preserve"> estimate instability plots.</w:t>
      </w:r>
    </w:p>
    <w:p w14:paraId="46D23B15" w14:textId="77777777" w:rsidR="00AD5087" w:rsidRDefault="00AD5087" w:rsidP="00AD5087">
      <w:r>
        <w:t>P4.2_instability_plots_individual_</w:t>
      </w:r>
      <w:proofErr w:type="gramStart"/>
      <w:r>
        <w:t>risks.R</w:t>
      </w:r>
      <w:proofErr w:type="gramEnd"/>
      <w:r>
        <w:t>: Create instability plots</w:t>
      </w:r>
    </w:p>
    <w:p w14:paraId="0A315DD6" w14:textId="77777777" w:rsidR="00AD5087" w:rsidRPr="003563D1" w:rsidRDefault="00AD5087" w:rsidP="00AD5087"/>
    <w:p w14:paraId="22E99FFA" w14:textId="77777777" w:rsidR="00AD5087" w:rsidRDefault="00AD5087" w:rsidP="00AD5087">
      <w:pPr>
        <w:pStyle w:val="Heading3"/>
      </w:pPr>
      <w:r>
        <w:t>p5_validate_temporal</w:t>
      </w:r>
    </w:p>
    <w:p w14:paraId="77AB0D5D" w14:textId="77777777" w:rsidR="00AD5087" w:rsidRDefault="00AD5087" w:rsidP="00AD5087">
      <w:r>
        <w:t>p1.1_temporalv_combine_</w:t>
      </w:r>
      <w:proofErr w:type="gramStart"/>
      <w:r>
        <w:t>cohorts.R</w:t>
      </w:r>
      <w:proofErr w:type="gramEnd"/>
      <w:r>
        <w:t>: Combine cohorts at 1/2/3/4/5 years post follow-up into a single dataset.</w:t>
      </w:r>
    </w:p>
    <w:p w14:paraId="782C96ED" w14:textId="77777777" w:rsidR="00AD5087" w:rsidRDefault="00AD5087" w:rsidP="00AD5087">
      <w:r>
        <w:t xml:space="preserve">p1.2_temporalv_create_individual_cohorts: Create </w:t>
      </w:r>
      <w:proofErr w:type="gramStart"/>
      <w:r>
        <w:t>individuals</w:t>
      </w:r>
      <w:proofErr w:type="gramEnd"/>
      <w:r>
        <w:t xml:space="preserve"> cohorts at 1/2/3/4/5 years post follow-up, fill in missing data, and give a common naming convention.</w:t>
      </w:r>
    </w:p>
    <w:p w14:paraId="61A702E6" w14:textId="77777777" w:rsidR="00AD5087" w:rsidRDefault="00AD5087" w:rsidP="00AD5087">
      <w:r>
        <w:t>p2_temporalv_layer_cohort_split_</w:t>
      </w:r>
      <w:proofErr w:type="gramStart"/>
      <w:r>
        <w:t>times.R</w:t>
      </w:r>
      <w:proofErr w:type="gramEnd"/>
      <w:r>
        <w:t>: Get the interval censored data relative to the new values of treatment status (statins, antihypertensives and smoking status) at the follow-up index dates.</w:t>
      </w:r>
    </w:p>
    <w:p w14:paraId="5F2714AF" w14:textId="2CFB56FE" w:rsidR="00AD5087" w:rsidRDefault="00AD5087" w:rsidP="00AD5087">
      <w:r>
        <w:t>p4_temporalv_prototype3_calculate_cf_surv_</w:t>
      </w:r>
      <w:proofErr w:type="gramStart"/>
      <w:r>
        <w:t>times.R</w:t>
      </w:r>
      <w:proofErr w:type="gramEnd"/>
      <w:r w:rsidR="00D82B72">
        <w:t>: estimate counterfactual survival times (similarly named programs for models developed with 4 knots for age and calendar time included as a predictor).</w:t>
      </w:r>
    </w:p>
    <w:p w14:paraId="79516353" w14:textId="0E274A72" w:rsidR="00AD5087" w:rsidRDefault="00AD5087" w:rsidP="00AD5087">
      <w:r>
        <w:t>p5_temporalv_</w:t>
      </w:r>
      <w:r w:rsidR="00D82B72">
        <w:t>initial_layer_</w:t>
      </w:r>
      <w:r>
        <w:t>prototype3_d1v1.R</w:t>
      </w:r>
      <w:r w:rsidR="008C49D1">
        <w:t>:</w:t>
      </w:r>
      <w:r w:rsidR="00D82B72">
        <w:t xml:space="preserve"> temporal calibration of the initial risk estimation layer.</w:t>
      </w:r>
    </w:p>
    <w:p w14:paraId="425C5A9E" w14:textId="33C2BA9D" w:rsidR="00AD5087" w:rsidRPr="00BB3396" w:rsidRDefault="00C20339" w:rsidP="00AD5087">
      <w:r>
        <w:lastRenderedPageBreak/>
        <w:t>p</w:t>
      </w:r>
      <w:r w:rsidR="00D82B72">
        <w:t xml:space="preserve">6_temporalv_intervention_layer_prototype3_d1v1.R: temporal calibration of the </w:t>
      </w:r>
      <w:r w:rsidR="00AC28B0">
        <w:t>intervention</w:t>
      </w:r>
      <w:r w:rsidR="00D82B72">
        <w:t xml:space="preserve"> layer.</w:t>
      </w:r>
    </w:p>
    <w:p w14:paraId="38B79877" w14:textId="77777777" w:rsidR="00AD5087" w:rsidRDefault="00AD5087" w:rsidP="00AD5087">
      <w:pPr>
        <w:pStyle w:val="Heading3"/>
      </w:pPr>
      <w:r>
        <w:t>p7_rshiny</w:t>
      </w:r>
    </w:p>
    <w:p w14:paraId="7660E186" w14:textId="77777777" w:rsidR="00AD5087" w:rsidRDefault="00AD5087" w:rsidP="00AD5087">
      <w:proofErr w:type="spellStart"/>
      <w:r>
        <w:t>create_shiny_</w:t>
      </w:r>
      <w:proofErr w:type="gramStart"/>
      <w:r>
        <w:t>data.R</w:t>
      </w:r>
      <w:proofErr w:type="spellEnd"/>
      <w:proofErr w:type="gramEnd"/>
      <w:r>
        <w:t xml:space="preserve">: create of objects for the </w:t>
      </w:r>
      <w:proofErr w:type="spellStart"/>
      <w:r>
        <w:t>rshiny</w:t>
      </w:r>
      <w:proofErr w:type="spellEnd"/>
      <w:r>
        <w:t xml:space="preserve"> app.</w:t>
      </w:r>
    </w:p>
    <w:p w14:paraId="7DB8B8C7" w14:textId="77777777" w:rsidR="00AD5087" w:rsidRPr="00C37A56" w:rsidRDefault="00AD5087" w:rsidP="00AD5087">
      <w:proofErr w:type="spellStart"/>
      <w:proofErr w:type="gramStart"/>
      <w:r>
        <w:t>app.R</w:t>
      </w:r>
      <w:proofErr w:type="spellEnd"/>
      <w:proofErr w:type="gramEnd"/>
      <w:r>
        <w:t xml:space="preserve">: the </w:t>
      </w:r>
      <w:proofErr w:type="spellStart"/>
      <w:r>
        <w:t>rshiny</w:t>
      </w:r>
      <w:proofErr w:type="spellEnd"/>
      <w:r>
        <w:t xml:space="preserve"> app </w:t>
      </w:r>
    </w:p>
    <w:p w14:paraId="3295A819" w14:textId="77777777" w:rsidR="00AD5087" w:rsidRPr="00B41E5D" w:rsidRDefault="00AD5087" w:rsidP="00FA756A">
      <w:pPr>
        <w:pStyle w:val="Heading3"/>
      </w:pPr>
      <w:bookmarkStart w:id="37" w:name="_Toc205549761"/>
      <w:r>
        <w:t>p8_collate_results</w:t>
      </w:r>
      <w:bookmarkEnd w:id="37"/>
    </w:p>
    <w:p w14:paraId="325EA006" w14:textId="77777777" w:rsidR="00AD5087" w:rsidRDefault="00AD5087" w:rsidP="00AD5087">
      <w:r>
        <w:t>p1_collate_tables_</w:t>
      </w:r>
      <w:proofErr w:type="gramStart"/>
      <w:r>
        <w:t>word.Rmd</w:t>
      </w:r>
      <w:proofErr w:type="gramEnd"/>
      <w:r>
        <w:t>: Collate all tables into a word document.</w:t>
      </w:r>
    </w:p>
    <w:p w14:paraId="732DD0F5" w14:textId="77777777" w:rsidR="00AD5087" w:rsidRPr="00B41E5D" w:rsidRDefault="00AD5087" w:rsidP="00AD5087">
      <w:r>
        <w:t>p2_collate_figures_and_</w:t>
      </w:r>
      <w:proofErr w:type="gramStart"/>
      <w:r>
        <w:t>tables.Rmd</w:t>
      </w:r>
      <w:proofErr w:type="gramEnd"/>
      <w:r>
        <w:t>: Collate all figures and tables into a html file.</w:t>
      </w:r>
    </w:p>
    <w:p w14:paraId="691C58F0" w14:textId="77777777" w:rsidR="00CB4D39" w:rsidRPr="00B41E5D" w:rsidRDefault="00AD5087" w:rsidP="00CB4D39">
      <w:r>
        <w:t>p3_</w:t>
      </w:r>
      <w:r w:rsidR="00CB4D39">
        <w:t>compare_models_age_</w:t>
      </w:r>
      <w:proofErr w:type="gramStart"/>
      <w:r w:rsidR="00CB4D39">
        <w:t>knots</w:t>
      </w:r>
      <w:r>
        <w:t>.Rmd</w:t>
      </w:r>
      <w:proofErr w:type="gramEnd"/>
      <w:r>
        <w:t xml:space="preserve">: </w:t>
      </w:r>
      <w:r w:rsidR="00CB4D39">
        <w:t>Compare models with 3 and 4 knots for age.</w:t>
      </w:r>
    </w:p>
    <w:p w14:paraId="3FB62B7C" w14:textId="011796EB" w:rsidR="00AD5087" w:rsidRPr="00B41E5D" w:rsidRDefault="00CB4D39" w:rsidP="00AD5087">
      <w:r>
        <w:t>P4_compare_models_</w:t>
      </w:r>
      <w:proofErr w:type="gramStart"/>
      <w:r>
        <w:t>caltime.Rmd</w:t>
      </w:r>
      <w:proofErr w:type="gramEnd"/>
      <w:r>
        <w:t>: Compare models with 4 knots for age, but calendar time included or not included as a predictor.</w:t>
      </w:r>
    </w:p>
    <w:p w14:paraId="4AAEFDDA" w14:textId="77777777" w:rsidR="00AD5087" w:rsidRPr="00B41E5D" w:rsidRDefault="00AD5087" w:rsidP="00AD5087"/>
    <w:p w14:paraId="364D6AD0" w14:textId="77777777" w:rsidR="00AD5087" w:rsidRDefault="00AD5087" w:rsidP="00AD5087">
      <w:pPr>
        <w:pStyle w:val="Heading2"/>
      </w:pPr>
      <w:bookmarkStart w:id="38" w:name="_Toc205549762"/>
      <w:r>
        <w:t>Required changes to implement code</w:t>
      </w:r>
      <w:bookmarkEnd w:id="38"/>
    </w:p>
    <w:p w14:paraId="53078680" w14:textId="77777777" w:rsidR="00AD5087" w:rsidRDefault="00AD5087" w:rsidP="00AD5087">
      <w:proofErr w:type="gramStart"/>
      <w:r w:rsidRPr="00F22C4C">
        <w:rPr>
          <w:b/>
          <w:bCs/>
          <w:u w:val="single"/>
        </w:rPr>
        <w:t>TL;DR</w:t>
      </w:r>
      <w:proofErr w:type="gramEnd"/>
      <w:r>
        <w:t xml:space="preserve">: Finally, the code has been written on the assumption that the CPRD </w:t>
      </w:r>
      <w:proofErr w:type="spellStart"/>
      <w:r>
        <w:t>Aurum</w:t>
      </w:r>
      <w:proofErr w:type="spellEnd"/>
      <w:r>
        <w:t xml:space="preserve"> data has already been extracted, formatted into required R .</w:t>
      </w:r>
      <w:proofErr w:type="spellStart"/>
      <w:r>
        <w:t>rds</w:t>
      </w:r>
      <w:proofErr w:type="spellEnd"/>
      <w:r>
        <w:t xml:space="preserve"> objects. The code is therefore not fully re-usable without some minor edits required, which are detailed here. These edits are all required in the data preparation folders (p1_data_prep) and (p2_data_prep_further_mfr).</w:t>
      </w:r>
    </w:p>
    <w:p w14:paraId="62BFCDA4" w14:textId="77777777" w:rsidR="00AD5087" w:rsidRDefault="00AD5087" w:rsidP="00AD5087">
      <w:pPr>
        <w:pStyle w:val="Heading3"/>
      </w:pPr>
      <w:r>
        <w:t>Reading in the baseline cohort file</w:t>
      </w:r>
    </w:p>
    <w:p w14:paraId="7340F10E" w14:textId="77777777" w:rsidR="00AD5087" w:rsidRDefault="00AD5087" w:rsidP="00AD5087">
      <w:r>
        <w:t xml:space="preserve">Extraction of the CPRD data used in this project was undertaken to support </w:t>
      </w:r>
      <w:proofErr w:type="gramStart"/>
      <w:r>
        <w:t>a number of</w:t>
      </w:r>
      <w:proofErr w:type="gramEnd"/>
      <w:r>
        <w:t xml:space="preserve"> different analyses. Therefore, the data and analysis cohort were extracted and stored in a distinct place from the directory system (‘code’, ‘data’, ‘figures’, ‘R’) described above. </w:t>
      </w:r>
    </w:p>
    <w:p w14:paraId="1D6C962E" w14:textId="62EF3AD6" w:rsidR="00AD5087" w:rsidRDefault="00AD5087" w:rsidP="00AD5087">
      <w:r>
        <w:t xml:space="preserve">The cohort itself is a </w:t>
      </w:r>
      <w:proofErr w:type="spellStart"/>
      <w:proofErr w:type="gramStart"/>
      <w:r>
        <w:t>data.frame</w:t>
      </w:r>
      <w:proofErr w:type="spellEnd"/>
      <w:proofErr w:type="gramEnd"/>
      <w:r>
        <w:t>, stored as an .</w:t>
      </w:r>
      <w:proofErr w:type="spellStart"/>
      <w:r>
        <w:t>rds</w:t>
      </w:r>
      <w:proofErr w:type="spellEnd"/>
      <w:r>
        <w:t xml:space="preserve"> file, with one row per individual, and one column for each variable. This contains information about </w:t>
      </w:r>
      <w:proofErr w:type="gramStart"/>
      <w:r>
        <w:t>each individual</w:t>
      </w:r>
      <w:proofErr w:type="gramEnd"/>
      <w:r>
        <w:t xml:space="preserve"> extracted at their </w:t>
      </w:r>
      <w:r>
        <w:rPr>
          <w:shd w:val="clear" w:color="auto" w:fill="FFFFFF"/>
        </w:rPr>
        <w:t>baseline index date</w:t>
      </w:r>
      <w:r>
        <w:t xml:space="preserve"> (</w:t>
      </w:r>
      <w:r>
        <w:rPr>
          <w:shd w:val="clear" w:color="auto" w:fill="FFFFFF"/>
        </w:rPr>
        <w:t xml:space="preserve">latest </w:t>
      </w:r>
      <w:proofErr w:type="gramStart"/>
      <w:r>
        <w:rPr>
          <w:shd w:val="clear" w:color="auto" w:fill="FFFFFF"/>
        </w:rPr>
        <w:t>of:</w:t>
      </w:r>
      <w:proofErr w:type="gramEnd"/>
      <w:r>
        <w:rPr>
          <w:shd w:val="clear" w:color="auto" w:fill="FFFFFF"/>
        </w:rPr>
        <w:t xml:space="preserve"> the start of the study period (1/1/2005), attaining at least one year of registration with a contributing practice to CPRD </w:t>
      </w:r>
      <w:proofErr w:type="spellStart"/>
      <w:r>
        <w:rPr>
          <w:shd w:val="clear" w:color="auto" w:fill="FFFFFF"/>
        </w:rPr>
        <w:t>Aurum</w:t>
      </w:r>
      <w:proofErr w:type="spellEnd"/>
      <w:r>
        <w:rPr>
          <w:shd w:val="clear" w:color="auto" w:fill="FFFFFF"/>
        </w:rPr>
        <w:t>, attaining age 18</w:t>
      </w:r>
      <w:r>
        <w:t xml:space="preserve">). The structure of the </w:t>
      </w:r>
      <w:proofErr w:type="spellStart"/>
      <w:proofErr w:type="gramStart"/>
      <w:r>
        <w:t>data.frame</w:t>
      </w:r>
      <w:proofErr w:type="spellEnd"/>
      <w:proofErr w:type="gramEnd"/>
      <w:r>
        <w:t>, including variable names and formats, is provided in aaa_cohort_file_structre.txt. The exact process for the data extraction used in this study, and associated code is detailed in the data extraction GitHub page.</w:t>
      </w:r>
      <w:r>
        <w:fldChar w:fldCharType="begin" w:fldLock="1"/>
      </w:r>
      <w:r w:rsidR="007F173D">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2&lt;/sup&gt;","plainTextFormattedCitation":"2","previouslyFormattedCitation":"&lt;sup&gt;1&lt;/sup&gt;"},"properties":{"noteIndex":0},"schema":"https://github.com/citation-style-language/schema/raw/master/csl-citation.json"}</w:instrText>
      </w:r>
      <w:r>
        <w:fldChar w:fldCharType="separate"/>
      </w:r>
      <w:r w:rsidR="007F173D" w:rsidRPr="007F173D">
        <w:rPr>
          <w:noProof/>
          <w:vertAlign w:val="superscript"/>
        </w:rPr>
        <w:t>2</w:t>
      </w:r>
      <w:r>
        <w:fldChar w:fldCharType="end"/>
      </w:r>
      <w:r>
        <w:t xml:space="preserve"> The code written to undertake this cohort extraction has been expanded into an R package, </w:t>
      </w:r>
      <w:proofErr w:type="spellStart"/>
      <w:r>
        <w:t>rcprd</w:t>
      </w:r>
      <w:proofErr w:type="spellEnd"/>
      <w:r>
        <w:t xml:space="preserve"> REF XXXX.</w:t>
      </w:r>
    </w:p>
    <w:p w14:paraId="69CA325C" w14:textId="77777777" w:rsidR="00AD5087" w:rsidRDefault="00AD5087" w:rsidP="00AD5087">
      <w:r>
        <w:t>This cohort must be read in and saved into the workspace within which all this code operates. Specifically, in the file: ‘</w:t>
      </w:r>
      <w:r w:rsidRPr="00025677">
        <w:rPr>
          <w:i/>
          <w:iCs/>
        </w:rPr>
        <w:t>p1_data_prep/p2_create_</w:t>
      </w:r>
      <w:proofErr w:type="gramStart"/>
      <w:r w:rsidRPr="00025677">
        <w:rPr>
          <w:i/>
          <w:iCs/>
        </w:rPr>
        <w:t>cohort.R</w:t>
      </w:r>
      <w:proofErr w:type="gramEnd"/>
      <w:r w:rsidRPr="00025677">
        <w:rPr>
          <w:i/>
          <w:iCs/>
        </w:rPr>
        <w:t>’</w:t>
      </w:r>
      <w:r>
        <w:t>, at line 21, the ‘</w:t>
      </w:r>
      <w:proofErr w:type="spellStart"/>
      <w:proofErr w:type="gramStart"/>
      <w:r w:rsidRPr="00025677">
        <w:rPr>
          <w:i/>
          <w:iCs/>
        </w:rPr>
        <w:t>readRDS</w:t>
      </w:r>
      <w:proofErr w:type="spellEnd"/>
      <w:r w:rsidRPr="00025677">
        <w:rPr>
          <w:i/>
          <w:iCs/>
        </w:rPr>
        <w:t>(</w:t>
      </w:r>
      <w:proofErr w:type="gramEnd"/>
      <w:r w:rsidRPr="00025677">
        <w:rPr>
          <w:i/>
          <w:iCs/>
        </w:rPr>
        <w:t>)</w:t>
      </w:r>
      <w:r>
        <w:t>’ command should be changed to read in the cohort file from wherever it is stored</w:t>
      </w:r>
    </w:p>
    <w:p w14:paraId="0CFAD07C" w14:textId="6E09240B" w:rsidR="00AD5087" w:rsidRDefault="00AD5087" w:rsidP="00AD5087">
      <w:r>
        <w:t>Also note, the file: ‘p1_data_prep/p1_extract_variable_</w:t>
      </w:r>
      <w:proofErr w:type="gramStart"/>
      <w:r>
        <w:t>components.R</w:t>
      </w:r>
      <w:proofErr w:type="gramEnd"/>
      <w:r>
        <w:t xml:space="preserve">’ extracts the components of composite variables (e.g. BMI, Non-HDL cholesterol, etc). This was done for exploratory reasons and is not required for the fitting of this model. It also requires querying an SQLite database (see </w:t>
      </w:r>
      <w:proofErr w:type="spellStart"/>
      <w:r>
        <w:t>rcprd</w:t>
      </w:r>
      <w:proofErr w:type="spellEnd"/>
      <w:r>
        <w:t xml:space="preserve"> REF XXXX and the data extraction GitHub page</w:t>
      </w:r>
      <w:r>
        <w:fldChar w:fldCharType="begin" w:fldLock="1"/>
      </w:r>
      <w:r w:rsidR="007F173D">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2&lt;/sup&gt;","plainTextFormattedCitation":"2","previouslyFormattedCitation":"&lt;sup&gt;1&lt;/sup&gt;"},"properties":{"noteIndex":0},"schema":"https://github.com/citation-style-language/schema/raw/master/csl-citation.json"}</w:instrText>
      </w:r>
      <w:r>
        <w:fldChar w:fldCharType="separate"/>
      </w:r>
      <w:r w:rsidR="007F173D" w:rsidRPr="007F173D">
        <w:rPr>
          <w:noProof/>
          <w:vertAlign w:val="superscript"/>
        </w:rPr>
        <w:t>2</w:t>
      </w:r>
      <w:r>
        <w:fldChar w:fldCharType="end"/>
      </w:r>
      <w:r>
        <w:t>), so we do not recommend running this file. It has been provided for transparency, as the file ‘</w:t>
      </w:r>
      <w:r w:rsidRPr="00025677">
        <w:rPr>
          <w:i/>
          <w:iCs/>
        </w:rPr>
        <w:t>p1_data_prep/p2_create_</w:t>
      </w:r>
      <w:proofErr w:type="gramStart"/>
      <w:r w:rsidRPr="00025677">
        <w:rPr>
          <w:i/>
          <w:iCs/>
        </w:rPr>
        <w:t>cohort.R</w:t>
      </w:r>
      <w:proofErr w:type="gramEnd"/>
      <w:r>
        <w:rPr>
          <w:i/>
          <w:iCs/>
        </w:rPr>
        <w:t>’</w:t>
      </w:r>
      <w:r>
        <w:t xml:space="preserve"> depends on it. In the file ‘</w:t>
      </w:r>
      <w:r w:rsidRPr="00025677">
        <w:rPr>
          <w:i/>
          <w:iCs/>
        </w:rPr>
        <w:t>p1_data_prep/p2_create_</w:t>
      </w:r>
      <w:proofErr w:type="gramStart"/>
      <w:r w:rsidRPr="00025677">
        <w:rPr>
          <w:i/>
          <w:iCs/>
        </w:rPr>
        <w:t>cohort.R</w:t>
      </w:r>
      <w:r>
        <w:rPr>
          <w:i/>
          <w:iCs/>
        </w:rPr>
        <w:t xml:space="preserve">’ </w:t>
      </w:r>
      <w:r>
        <w:t xml:space="preserve"> the</w:t>
      </w:r>
      <w:proofErr w:type="gramEnd"/>
      <w:r>
        <w:t xml:space="preserve"> code which reads in the variable components and merges it with the cohort (i.e. line 34 – line 80) can be ignored. The goal of this program is to read in the pre-existing cohort file and save into the working direction structure for this project. </w:t>
      </w:r>
    </w:p>
    <w:p w14:paraId="0D1CEF74" w14:textId="77777777" w:rsidR="00AD5087" w:rsidRDefault="00AD5087" w:rsidP="00AD5087">
      <w:pPr>
        <w:rPr>
          <w:u w:val="single"/>
        </w:rPr>
      </w:pPr>
      <w:r w:rsidRPr="00D63CFA">
        <w:rPr>
          <w:b/>
          <w:bCs/>
          <w:u w:val="single"/>
        </w:rPr>
        <w:lastRenderedPageBreak/>
        <w:t>In summary</w:t>
      </w:r>
      <w:r w:rsidRPr="00D63CFA">
        <w:rPr>
          <w:u w:val="single"/>
        </w:rPr>
        <w:t xml:space="preserve"> </w:t>
      </w:r>
    </w:p>
    <w:p w14:paraId="2A1AF6C8" w14:textId="77777777" w:rsidR="00AD5087" w:rsidRDefault="00AD5087" w:rsidP="00AD5087">
      <w:pPr>
        <w:rPr>
          <w:b/>
          <w:bCs/>
          <w:i/>
          <w:iCs/>
        </w:rPr>
      </w:pPr>
      <w:r>
        <w:t>We recommend not running ‘</w:t>
      </w:r>
      <w:r w:rsidRPr="00A84DF9">
        <w:rPr>
          <w:i/>
          <w:iCs/>
        </w:rPr>
        <w:t>p1_data_prep/p1_extract_variable_</w:t>
      </w:r>
      <w:proofErr w:type="gramStart"/>
      <w:r w:rsidRPr="00A84DF9">
        <w:rPr>
          <w:i/>
          <w:iCs/>
        </w:rPr>
        <w:t>components.R</w:t>
      </w:r>
      <w:proofErr w:type="gramEnd"/>
      <w:r>
        <w:t xml:space="preserve">’, and then simply read in the cohort file which should already have been created, re-format the smoking variable, and save the cohort to “data/p4/cohort_prototype3.rds”. </w:t>
      </w:r>
    </w:p>
    <w:p w14:paraId="677A0EA0" w14:textId="77777777" w:rsidR="00AD5087" w:rsidRDefault="00AD5087" w:rsidP="00AD5087">
      <w:pPr>
        <w:rPr>
          <w:b/>
          <w:bCs/>
        </w:rPr>
      </w:pPr>
    </w:p>
    <w:p w14:paraId="50900443" w14:textId="77777777" w:rsidR="00AD5087" w:rsidRDefault="00AD5087" w:rsidP="00AD5087">
      <w:pPr>
        <w:pStyle w:val="Heading3"/>
      </w:pPr>
      <w:r>
        <w:t>Reading in the cohort files at follow-up index dates</w:t>
      </w:r>
    </w:p>
    <w:p w14:paraId="40006D02" w14:textId="77777777" w:rsidR="00AD5087" w:rsidRDefault="00AD5087" w:rsidP="00AD5087">
      <w:r>
        <w:t xml:space="preserve">Similarly to section 3.1, the cohorts at the follow-up index dates are created outside of the directory system provided here. The following programs read these cohorts in and must be amended accordingly: </w:t>
      </w:r>
    </w:p>
    <w:p w14:paraId="6B62CA6E" w14:textId="77777777" w:rsidR="00AD5087" w:rsidRDefault="00AD5087" w:rsidP="00AD5087">
      <w:r>
        <w:t>‘</w:t>
      </w:r>
      <w:r w:rsidRPr="00E80012">
        <w:rPr>
          <w:i/>
          <w:iCs/>
        </w:rPr>
        <w:t>p5_validate_temporal/p1.1_temporalv_combine_cohorts.R</w:t>
      </w:r>
      <w:r>
        <w:t>’ (line 26) ‘</w:t>
      </w:r>
      <w:r w:rsidRPr="00E80012">
        <w:rPr>
          <w:i/>
          <w:iCs/>
        </w:rPr>
        <w:t>p5_validate_temporal/p1.2_temporalv_create_individual_cohorts.R</w:t>
      </w:r>
      <w:r>
        <w:t>’ (line 70)</w:t>
      </w:r>
    </w:p>
    <w:p w14:paraId="47FCBC98" w14:textId="18182162" w:rsidR="00AD5087" w:rsidRPr="00E80012" w:rsidRDefault="00AD5087" w:rsidP="00AD5087">
      <w:r>
        <w:t>The exact process for the data extraction used in this study, and associated code, is detailed in the data extraction GitHub page.</w:t>
      </w:r>
      <w:r>
        <w:fldChar w:fldCharType="begin" w:fldLock="1"/>
      </w:r>
      <w:r w:rsidR="007F173D">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2&lt;/sup&gt;","plainTextFormattedCitation":"2","previouslyFormattedCitation":"&lt;sup&gt;1&lt;/sup&gt;"},"properties":{"noteIndex":0},"schema":"https://github.com/citation-style-language/schema/raw/master/csl-citation.json"}</w:instrText>
      </w:r>
      <w:r>
        <w:fldChar w:fldCharType="separate"/>
      </w:r>
      <w:r w:rsidR="007F173D" w:rsidRPr="007F173D">
        <w:rPr>
          <w:noProof/>
          <w:vertAlign w:val="superscript"/>
        </w:rPr>
        <w:t>2</w:t>
      </w:r>
      <w:r>
        <w:fldChar w:fldCharType="end"/>
      </w:r>
      <w:r>
        <w:t xml:space="preserve"> The code written to undertake this cohort extraction has been expanded into an R package, </w:t>
      </w:r>
      <w:proofErr w:type="spellStart"/>
      <w:r>
        <w:t>rcprd</w:t>
      </w:r>
      <w:proofErr w:type="spellEnd"/>
      <w:r>
        <w:t xml:space="preserve"> REF XXXX.</w:t>
      </w:r>
    </w:p>
    <w:p w14:paraId="45DBFCF1" w14:textId="77777777" w:rsidR="00AD5087" w:rsidRDefault="00AD5087" w:rsidP="00AD5087">
      <w:pPr>
        <w:pStyle w:val="Heading3"/>
      </w:pPr>
      <w:r>
        <w:t>Querying an SQLite database to extract prescription and smoking information during follow-up</w:t>
      </w:r>
    </w:p>
    <w:p w14:paraId="23838EB5" w14:textId="77777777" w:rsidR="00AD5087" w:rsidRDefault="00AD5087" w:rsidP="00AD5087">
      <w:r>
        <w:t xml:space="preserve">To fit the models in the associated manuscript and estimate counterfactual survival times, we needed to extract internal censored data, based on changes in smoking status, statin use and antihypertensive use during an individual’s follow-up. We also wanted to extract systolic blood pressure, body mass index and </w:t>
      </w:r>
      <w:proofErr w:type="gramStart"/>
      <w:r>
        <w:t>Non-HDL</w:t>
      </w:r>
      <w:proofErr w:type="gramEnd"/>
      <w:r>
        <w:t xml:space="preserve"> cholesterol during follow-up, to validate the interventional part of the model. This required some extra data extraction on top of the cohort described in section 3.1 of this guide.</w:t>
      </w:r>
    </w:p>
    <w:p w14:paraId="0906717A" w14:textId="77777777" w:rsidR="00AD5087" w:rsidRDefault="00AD5087" w:rsidP="00AD5087">
      <w:r>
        <w:t>The CPRD data was extracted and stored in an SQLite database for efficient querying. As described in section 3.1, this was stored in a different directory structure as it was being used for multiple analyses. This SQLite database is queried in programs:</w:t>
      </w:r>
    </w:p>
    <w:p w14:paraId="573BFFE1" w14:textId="77777777" w:rsidR="00AD5087" w:rsidRPr="001B79FC" w:rsidRDefault="00AD5087" w:rsidP="00AD5087">
      <w:pPr>
        <w:rPr>
          <w:i/>
          <w:iCs/>
        </w:rPr>
      </w:pPr>
      <w:r>
        <w:rPr>
          <w:i/>
          <w:iCs/>
        </w:rPr>
        <w:t>‘</w:t>
      </w:r>
      <w:r w:rsidRPr="001B79FC">
        <w:rPr>
          <w:i/>
          <w:iCs/>
        </w:rPr>
        <w:t>p2_data_prep_further_mfr/p1.1_extract_modifiable_risk_factors.R</w:t>
      </w:r>
      <w:r>
        <w:rPr>
          <w:i/>
          <w:iCs/>
        </w:rPr>
        <w:t>’</w:t>
      </w:r>
    </w:p>
    <w:p w14:paraId="33D43B2C" w14:textId="77777777" w:rsidR="00AD5087" w:rsidRPr="001B79FC" w:rsidRDefault="00AD5087" w:rsidP="00AD5087">
      <w:pPr>
        <w:rPr>
          <w:i/>
          <w:iCs/>
        </w:rPr>
      </w:pPr>
      <w:r>
        <w:rPr>
          <w:i/>
          <w:iCs/>
        </w:rPr>
        <w:t>‘</w:t>
      </w:r>
      <w:r w:rsidRPr="001B79FC">
        <w:rPr>
          <w:i/>
          <w:iCs/>
        </w:rPr>
        <w:t>p2_data_prep_further_mfr/p1.2_extract_prescriptions.R</w:t>
      </w:r>
      <w:r>
        <w:rPr>
          <w:i/>
          <w:iCs/>
        </w:rPr>
        <w:t>’</w:t>
      </w:r>
    </w:p>
    <w:p w14:paraId="6FEED80E" w14:textId="77777777" w:rsidR="00AD5087" w:rsidRDefault="00AD5087" w:rsidP="00AD5087">
      <w:r>
        <w:t xml:space="preserve">This requires the reading in of codelists, and querying of the SQLite database, both are which are stored outside of the previously specified directory structure (‘code’, ‘data’, ‘figures’, ‘R’). This can now be done from within </w:t>
      </w:r>
      <w:proofErr w:type="spellStart"/>
      <w:r>
        <w:t>rcprd</w:t>
      </w:r>
      <w:proofErr w:type="spellEnd"/>
      <w:r>
        <w:t xml:space="preserve"> REF </w:t>
      </w:r>
      <w:proofErr w:type="gramStart"/>
      <w:r>
        <w:t>XXXX</w:t>
      </w:r>
      <w:proofErr w:type="gramEnd"/>
      <w:r>
        <w:t xml:space="preserve"> and we refer readers there for more details. </w:t>
      </w:r>
    </w:p>
    <w:p w14:paraId="38E37F75" w14:textId="77777777" w:rsidR="00AD5087" w:rsidRDefault="00AD5087" w:rsidP="00AD5087">
      <w:r>
        <w:t>The database queries are then saved as .</w:t>
      </w:r>
      <w:proofErr w:type="spellStart"/>
      <w:r>
        <w:t>rds</w:t>
      </w:r>
      <w:proofErr w:type="spellEnd"/>
      <w:r>
        <w:t xml:space="preserve"> files for easier access. Based off these queries, the interval censored data is then created through data manipulation in programs: </w:t>
      </w:r>
    </w:p>
    <w:p w14:paraId="0A9D746A" w14:textId="77777777" w:rsidR="00AD5087" w:rsidRPr="001B79FC" w:rsidRDefault="00AD5087" w:rsidP="00AD5087">
      <w:pPr>
        <w:rPr>
          <w:i/>
          <w:iCs/>
        </w:rPr>
      </w:pPr>
      <w:r>
        <w:rPr>
          <w:i/>
          <w:iCs/>
        </w:rPr>
        <w:t>‘</w:t>
      </w:r>
      <w:r w:rsidRPr="001B79FC">
        <w:rPr>
          <w:i/>
          <w:iCs/>
        </w:rPr>
        <w:t>p2_data_prep_further_mfr/3.1A_extract_smoking_followup_for_model.R</w:t>
      </w:r>
      <w:r>
        <w:rPr>
          <w:i/>
          <w:iCs/>
        </w:rPr>
        <w:t>’</w:t>
      </w:r>
    </w:p>
    <w:p w14:paraId="5587AFDE" w14:textId="77777777" w:rsidR="00AD5087" w:rsidRPr="001B79FC" w:rsidRDefault="00AD5087" w:rsidP="00AD5087">
      <w:pPr>
        <w:rPr>
          <w:i/>
          <w:iCs/>
        </w:rPr>
      </w:pPr>
      <w:r>
        <w:rPr>
          <w:i/>
          <w:iCs/>
        </w:rPr>
        <w:t>‘</w:t>
      </w:r>
      <w:r w:rsidRPr="001B79FC">
        <w:rPr>
          <w:i/>
          <w:iCs/>
        </w:rPr>
        <w:t>p2_data_prep_further_mfr/3.1B_combine_smoking_followup_for_model.R</w:t>
      </w:r>
      <w:r>
        <w:rPr>
          <w:i/>
          <w:iCs/>
        </w:rPr>
        <w:t>’</w:t>
      </w:r>
    </w:p>
    <w:p w14:paraId="5172BBAD" w14:textId="77777777" w:rsidR="00AD5087" w:rsidRPr="001B79FC" w:rsidRDefault="00AD5087" w:rsidP="00AD5087">
      <w:pPr>
        <w:rPr>
          <w:i/>
          <w:iCs/>
        </w:rPr>
      </w:pPr>
      <w:r>
        <w:rPr>
          <w:i/>
          <w:iCs/>
        </w:rPr>
        <w:t>‘</w:t>
      </w:r>
      <w:r w:rsidRPr="001B79FC">
        <w:rPr>
          <w:i/>
          <w:iCs/>
        </w:rPr>
        <w:t>p2_data_prep_further_mfr/3.2A_extract_prescriptions_followup_for_model.R</w:t>
      </w:r>
      <w:r>
        <w:rPr>
          <w:i/>
          <w:iCs/>
        </w:rPr>
        <w:t>’</w:t>
      </w:r>
    </w:p>
    <w:p w14:paraId="3996C87F" w14:textId="77777777" w:rsidR="00AD5087" w:rsidRPr="001B79FC" w:rsidRDefault="00AD5087" w:rsidP="00AD5087">
      <w:pPr>
        <w:rPr>
          <w:i/>
          <w:iCs/>
        </w:rPr>
      </w:pPr>
      <w:r>
        <w:rPr>
          <w:i/>
          <w:iCs/>
        </w:rPr>
        <w:t>‘</w:t>
      </w:r>
      <w:r w:rsidRPr="001B79FC">
        <w:rPr>
          <w:i/>
          <w:iCs/>
        </w:rPr>
        <w:t xml:space="preserve">p2_data_prep_further_mfr/3.2B_combine_ </w:t>
      </w:r>
      <w:proofErr w:type="spellStart"/>
      <w:r w:rsidRPr="001B79FC">
        <w:rPr>
          <w:i/>
          <w:iCs/>
        </w:rPr>
        <w:t>prescriptions_followup_for_</w:t>
      </w:r>
      <w:proofErr w:type="gramStart"/>
      <w:r w:rsidRPr="001B79FC">
        <w:rPr>
          <w:i/>
          <w:iCs/>
        </w:rPr>
        <w:t>model.R</w:t>
      </w:r>
      <w:proofErr w:type="spellEnd"/>
      <w:proofErr w:type="gramEnd"/>
      <w:r>
        <w:rPr>
          <w:i/>
          <w:iCs/>
        </w:rPr>
        <w:t>’</w:t>
      </w:r>
    </w:p>
    <w:p w14:paraId="68967225" w14:textId="77777777" w:rsidR="00AD5087" w:rsidRPr="001B79FC" w:rsidRDefault="00AD5087" w:rsidP="00AD5087">
      <w:pPr>
        <w:rPr>
          <w:i/>
          <w:iCs/>
        </w:rPr>
      </w:pPr>
      <w:r>
        <w:rPr>
          <w:i/>
          <w:iCs/>
        </w:rPr>
        <w:t>‘</w:t>
      </w:r>
      <w:r w:rsidRPr="001B79FC">
        <w:rPr>
          <w:i/>
          <w:iCs/>
        </w:rPr>
        <w:t xml:space="preserve">p2_data_prep_further_mfr/3.2C_augment_ </w:t>
      </w:r>
      <w:proofErr w:type="spellStart"/>
      <w:r w:rsidRPr="001B79FC">
        <w:rPr>
          <w:i/>
          <w:iCs/>
        </w:rPr>
        <w:t>prescriptions_followup_for_</w:t>
      </w:r>
      <w:proofErr w:type="gramStart"/>
      <w:r w:rsidRPr="001B79FC">
        <w:rPr>
          <w:i/>
          <w:iCs/>
        </w:rPr>
        <w:t>model.R</w:t>
      </w:r>
      <w:proofErr w:type="spellEnd"/>
      <w:proofErr w:type="gramEnd"/>
      <w:r>
        <w:rPr>
          <w:i/>
          <w:iCs/>
        </w:rPr>
        <w:t>’</w:t>
      </w:r>
    </w:p>
    <w:p w14:paraId="6EA5F69E" w14:textId="77777777" w:rsidR="00AD5087" w:rsidRPr="00433BC2" w:rsidRDefault="00AD5087" w:rsidP="00AD5087"/>
    <w:p w14:paraId="6FF2EAEE" w14:textId="77777777" w:rsidR="00AD5087" w:rsidRDefault="00AD5087" w:rsidP="00AD5087">
      <w:pPr>
        <w:pStyle w:val="Heading3"/>
      </w:pPr>
      <w:r>
        <w:lastRenderedPageBreak/>
        <w:t>Parallelisation and command line inputs</w:t>
      </w:r>
    </w:p>
    <w:p w14:paraId="552B9D14" w14:textId="77777777" w:rsidR="00AD5087" w:rsidRDefault="00AD5087" w:rsidP="00AD5087">
      <w:r>
        <w:t xml:space="preserve">Due to the large sample sizes used in this study (~ 20 million in total), there are </w:t>
      </w:r>
      <w:proofErr w:type="gramStart"/>
      <w:r>
        <w:t>a number of</w:t>
      </w:r>
      <w:proofErr w:type="gramEnd"/>
      <w:r>
        <w:t xml:space="preserve"> files which were written so they could be run on a computational cluster and parallelised. </w:t>
      </w:r>
      <w:proofErr w:type="gramStart"/>
      <w:r>
        <w:t>In order to</w:t>
      </w:r>
      <w:proofErr w:type="gramEnd"/>
      <w:r>
        <w:t xml:space="preserve"> parallelise, the task ID is read in at the command line. </w:t>
      </w:r>
    </w:p>
    <w:p w14:paraId="0535E269" w14:textId="77777777" w:rsidR="00AD5087" w:rsidRDefault="00AD5087" w:rsidP="00AD5087">
      <w:r>
        <w:t>Some files a gender (1/2) variable is read in at the command line.</w:t>
      </w:r>
    </w:p>
    <w:p w14:paraId="7F3B76F6" w14:textId="77777777" w:rsidR="00AD5087" w:rsidRDefault="00AD5087" w:rsidP="00AD5087">
      <w:r>
        <w:t>Some files a medication (‘statin’ or ‘antihypertensive’) is read in at the command line.</w:t>
      </w:r>
    </w:p>
    <w:p w14:paraId="274FAAA3" w14:textId="77777777" w:rsidR="00AD5087" w:rsidRDefault="00AD5087" w:rsidP="00AD5087">
      <w:r>
        <w:t>These files are listed here:</w:t>
      </w:r>
    </w:p>
    <w:p w14:paraId="3651FF04" w14:textId="77777777" w:rsidR="00AD5087" w:rsidRDefault="00AD5087" w:rsidP="00AD5087">
      <w:r>
        <w:t>p1_data_prep/p4_impute_cohort_prototype3.R (parallelisation over task ID 1 - 10, and male/female).</w:t>
      </w:r>
    </w:p>
    <w:p w14:paraId="02B10117" w14:textId="77777777" w:rsidR="00AD5087" w:rsidRDefault="00AD5087" w:rsidP="00AD5087">
      <w:r>
        <w:t>p2_data_prep_further_mfr/p3.1A_extract_smoking_followup_for_model.R (parallelisation over task ID 1 - 100).</w:t>
      </w:r>
    </w:p>
    <w:p w14:paraId="5B839184" w14:textId="77777777" w:rsidR="00AD5087" w:rsidRDefault="00AD5087" w:rsidP="00AD5087">
      <w:r>
        <w:t>p2_data_prep_further_mfr/p3.2A_extract_prescriptions_followup_for_model.R (parallelisation over task ID 1 - 100, and statin/antihypertensive).</w:t>
      </w:r>
    </w:p>
    <w:p w14:paraId="61725DB4" w14:textId="77777777" w:rsidR="00AD5087" w:rsidRPr="00433BC2" w:rsidRDefault="00AD5087" w:rsidP="00AD5087">
      <w:r>
        <w:t>p4_validate/p1_prototype3_calculate_cf_surv_</w:t>
      </w:r>
      <w:proofErr w:type="gramStart"/>
      <w:r>
        <w:t>times.R</w:t>
      </w:r>
      <w:proofErr w:type="gramEnd"/>
      <w:r>
        <w:t xml:space="preserve"> (parallelisation over task ID 1 – 200, and male/female).</w:t>
      </w:r>
    </w:p>
    <w:p w14:paraId="7B81B0AF" w14:textId="77777777" w:rsidR="00AD5087" w:rsidRPr="00433BC2" w:rsidRDefault="00AD5087" w:rsidP="00AD5087">
      <w:r>
        <w:t>p4_validate/p4.1_instability_fit_models.R (parallelisation over task ID 1 – 500, and male/female).</w:t>
      </w:r>
    </w:p>
    <w:p w14:paraId="34B7FB80" w14:textId="77777777" w:rsidR="00AD5087" w:rsidRDefault="00AD5087" w:rsidP="008627A6"/>
    <w:p w14:paraId="7F42732D" w14:textId="77777777" w:rsidR="00CA4D48" w:rsidRDefault="00CA4D48" w:rsidP="00CA4D48">
      <w:pPr>
        <w:pStyle w:val="Heading1"/>
      </w:pPr>
      <w:bookmarkStart w:id="39" w:name="_Toc205549763"/>
      <w:r>
        <w:t>Choice of predictors in the model</w:t>
      </w:r>
      <w:bookmarkEnd w:id="39"/>
    </w:p>
    <w:p w14:paraId="334970A5" w14:textId="0E2CDA60" w:rsidR="00CA4D48" w:rsidRDefault="00246371" w:rsidP="00CA4D48">
      <w:r>
        <w:t>Three</w:t>
      </w:r>
      <w:r w:rsidR="00FA756A">
        <w:t xml:space="preserve"> changes</w:t>
      </w:r>
      <w:r>
        <w:t xml:space="preserve"> were made</w:t>
      </w:r>
      <w:r w:rsidR="00FA756A">
        <w:t xml:space="preserve"> </w:t>
      </w:r>
      <w:r>
        <w:t>from</w:t>
      </w:r>
      <w:r w:rsidR="00FA756A">
        <w:t xml:space="preserve"> the predictors</w:t>
      </w:r>
      <w:r w:rsidR="004A7194">
        <w:t xml:space="preserve"> included in QRISK4, which is the basis for the predictors included </w:t>
      </w:r>
      <w:r w:rsidR="00EC12D1">
        <w:t>in the initial risk estimation layer</w:t>
      </w:r>
      <w:r w:rsidR="004A7194">
        <w:t>.</w:t>
      </w:r>
      <w:r w:rsidR="00FA756A">
        <w:t xml:space="preserve"> </w:t>
      </w:r>
      <w:r w:rsidR="00AD67B8">
        <w:t xml:space="preserve">Non-HDL cholesterol was chosen rather than </w:t>
      </w:r>
      <w:r w:rsidR="004A2376">
        <w:t xml:space="preserve">total </w:t>
      </w:r>
      <w:r w:rsidR="00AD67B8">
        <w:t xml:space="preserve">cholesterol/HDL ratio because this is a variable which we plan to intervene on, but there </w:t>
      </w:r>
      <w:r w:rsidR="004A2376">
        <w:t>is</w:t>
      </w:r>
      <w:r w:rsidR="00AD67B8">
        <w:t xml:space="preserve"> a lack of evidence in the literature </w:t>
      </w:r>
      <w:r w:rsidR="004A2376">
        <w:t>about</w:t>
      </w:r>
      <w:r w:rsidR="00AD67B8">
        <w:t xml:space="preserve"> the effect of </w:t>
      </w:r>
      <w:r w:rsidR="004A2376">
        <w:t xml:space="preserve">intervening on </w:t>
      </w:r>
      <w:r w:rsidR="008034DA">
        <w:t xml:space="preserve">total cholesterol/HDL ratio </w:t>
      </w:r>
      <w:r w:rsidR="004A2376">
        <w:t xml:space="preserve">on cardiovascular risk. Furthermore, there is a lack of evidence on the effect of our interventions (such as statins and antihypertensives) on total cholesterol/HDL ratio. </w:t>
      </w:r>
      <w:r w:rsidR="008034DA">
        <w:t xml:space="preserve">There was evidence </w:t>
      </w:r>
      <w:r w:rsidR="00D94F8F">
        <w:t xml:space="preserve">around the effect of non-HDL cholesterol on cardiovascular risk, and its effects with respect to the other modifiable risk factors, and therefore we chose to include this. </w:t>
      </w:r>
      <w:r w:rsidR="004A2376">
        <w:t>For the same reasons, s</w:t>
      </w:r>
      <w:r>
        <w:t>ystolic blood pressure variability was excluded as a predictor</w:t>
      </w:r>
      <w:r w:rsidR="00DE10A8">
        <w:t>.</w:t>
      </w:r>
      <w:r w:rsidR="004A2376">
        <w:t xml:space="preserve"> </w:t>
      </w:r>
      <w:r w:rsidR="00C37A5D">
        <w:t>This is a variable we would have been intervening on, but t</w:t>
      </w:r>
      <w:r w:rsidR="004A2376">
        <w:t xml:space="preserve">here was a lack of evidence </w:t>
      </w:r>
      <w:r w:rsidR="00C37A5D">
        <w:t>about the effect reducing systolic blood pressure variability on cardiovascular risk.</w:t>
      </w:r>
      <w:r w:rsidR="00DE10A8">
        <w:t xml:space="preserve"> It would therefore </w:t>
      </w:r>
      <w:r w:rsidR="008034DA">
        <w:t>not possible to include these</w:t>
      </w:r>
      <w:r w:rsidR="00DE10A8">
        <w:t xml:space="preserve"> in the intervention layer </w:t>
      </w:r>
      <w:r w:rsidR="00FD4671">
        <w:t>and the DAG.</w:t>
      </w:r>
      <w:r w:rsidR="00D94F8F">
        <w:t xml:space="preserve"> Finally, calendar time </w:t>
      </w:r>
      <w:r w:rsidR="00884A08">
        <w:t xml:space="preserve">was included as </w:t>
      </w:r>
      <w:r w:rsidR="00D94F8F">
        <w:t xml:space="preserve">a </w:t>
      </w:r>
      <w:r w:rsidR="00884A08">
        <w:t>predictor</w:t>
      </w:r>
      <w:r w:rsidR="00D94F8F">
        <w:t xml:space="preserve"> due to the secular trend in cardiovascular disease</w:t>
      </w:r>
      <w:r w:rsidR="00AB4049">
        <w:t xml:space="preserve"> observed in the data (see supplementary data file 2).</w:t>
      </w:r>
      <w:r w:rsidR="00337B10">
        <w:t xml:space="preserve"> When implementing the model in practice, we would recommend making all predicts at the maximum follow-up time date, which was 01/</w:t>
      </w:r>
      <w:r w:rsidR="005C3158">
        <w:t>03/2020. The numeric value for this is 5537 (number of days from 01/01/2005).</w:t>
      </w:r>
    </w:p>
    <w:p w14:paraId="05CC08B5" w14:textId="77777777" w:rsidR="003C69B3" w:rsidRPr="001662A9" w:rsidRDefault="003C69B3" w:rsidP="00CA4D48"/>
    <w:p w14:paraId="37FA3930" w14:textId="612591F6" w:rsidR="006744F6" w:rsidRDefault="006744F6" w:rsidP="006744F6">
      <w:pPr>
        <w:pStyle w:val="Heading1"/>
      </w:pPr>
      <w:bookmarkStart w:id="40" w:name="_Toc205549764"/>
      <w:r>
        <w:t>Methodology for model evaluation with respect to the imputation procedure</w:t>
      </w:r>
      <w:bookmarkEnd w:id="40"/>
    </w:p>
    <w:p w14:paraId="21F790AF" w14:textId="77777777" w:rsidR="006744F6" w:rsidRDefault="006744F6" w:rsidP="006744F6">
      <w:r>
        <w:t xml:space="preserve">The imputation procedure results in 10 development datasets and therefore 10 different risk prediction models. There are also 10 validation datasets. Under normal circumstances, in each validation dataset, the risks from the 10 models could be pooled, resulting in one of each </w:t>
      </w:r>
      <w:r>
        <w:lastRenderedPageBreak/>
        <w:t>performance metrics in each validation dataset. However, when assessing calibration and discrimination, counterfactual survival times which align with the treatment regime of interest (no change to intervention status during follow-up) must be estimated. The process for doing so is dependent on the cumulative baseline hazard of the model being evaluated. Is it unclear how to pool the cumulative baseline hazards of the different developed models, and the impact this may have on the estimation of the counterfactual survival times. Furthermore, for a given development dataset and resulting model, the counterfactual survival times vary across each of the validation datasets given the imputation of the smoking status variable at baseline, which impacts what is deemed a change in treatment.</w:t>
      </w:r>
    </w:p>
    <w:p w14:paraId="3B6E3C7D" w14:textId="7C1DD991" w:rsidR="00D93D21" w:rsidRDefault="006744F6" w:rsidP="006744F6">
      <w:r>
        <w:t>We therefore follow</w:t>
      </w:r>
      <w:r w:rsidR="002D28BC">
        <w:t>ed</w:t>
      </w:r>
      <w:r>
        <w:t xml:space="preserve"> recommendations for when measures cannot be pooled</w:t>
      </w:r>
      <w:r>
        <w:fldChar w:fldCharType="begin" w:fldLock="1"/>
      </w:r>
      <w:r w:rsidR="007F173D">
        <w:instrText>ADDIN CSL_CITATION {"citationItems":[{"id":"ITEM-1","itemData":{"DOI":"10.1002/bimj.201400004","ISSN":"15214036","PMID":"25630926","abstract":"Multiple imputation can be used as a tool in the process of constructing prediction models in medical and epidemiological studies with missing covariate values. Such models can be used to make predictions for model performance assessment, but the task is made more complicated by the multiple imputation structure. We summarize various predictions constructed from covariates, including multiply imputed covariates, and either the set of imputation-specific prediction model coefficients or the pooled prediction model coefficients. We further describe approaches for using the predictions to assess model performance. We distinguish between ideal model performance and pragmatic model performance, where the former refers to the model's performance in an ideal clinical setting where all individuals have fully observed predictors and the latter refers to the model's performance in a real-world clinical setting where some individuals have missing predictors. The approaches are compared through an extensive simulation study based on the UK700 trial. We determine that measures of ideal model performance can be estimated within imputed datasets and subsequently pooled to give an overall measure of model performance. Alternative methods to evaluate pragmatic model performance are required and we propose constructing predictions either from a second set of covariate imputations which make no use of observed outcomes, or from a set of partial prediction models constructed for each potential observed pattern of covariate. Pragmatic model performance is generally lower than ideal model performance. We focus on model performance within the derivation data, but describe how to extend all the methods to a validation dataset.","author":[{"dropping-particle":"","family":"Wood","given":"Angela M.","non-dropping-particle":"","parse-names":false,"suffix":""},{"dropping-particle":"","family":"Royston","given":"Patrick","non-dropping-particle":"","parse-names":false,"suffix":""},{"dropping-particle":"","family":"White","given":"Ian R.","non-dropping-particle":"","parse-names":false,"suffix":""}],"container-title":"Biometrical Journal","id":"ITEM-1","issue":"4","issued":{"date-parts":[["2015"]]},"page":"614-632","title":"The estimation and use of predictions for the assessment of model performance using large samples with multiply imputed data","type":"article-journal","volume":"57"},"uris":["http://www.mendeley.com/documents/?uuid=a1a595e1-4260-421f-a8ac-a470dfb01968"]}],"mendeley":{"formattedCitation":"&lt;sup&gt;17&lt;/sup&gt;","plainTextFormattedCitation":"17","previouslyFormattedCitation":"&lt;sup&gt;17&lt;/sup&gt;"},"properties":{"noteIndex":0},"schema":"https://github.com/citation-style-language/schema/raw/master/csl-citation.json"}</w:instrText>
      </w:r>
      <w:r>
        <w:fldChar w:fldCharType="separate"/>
      </w:r>
      <w:r w:rsidR="00C52BD5" w:rsidRPr="00C52BD5">
        <w:rPr>
          <w:noProof/>
          <w:vertAlign w:val="superscript"/>
        </w:rPr>
        <w:t>17</w:t>
      </w:r>
      <w:r>
        <w:fldChar w:fldCharType="end"/>
      </w:r>
      <w:r>
        <w:t xml:space="preserve"> and report imputation-specific performance metrics. This results in a different performance metrics (whether calibration plots, ICI, E50, E90 or C-statistic) for every pair of development and validation dataset, resulting in 100 performance metrics. We follow further recommendations</w:t>
      </w:r>
      <w:r>
        <w:fldChar w:fldCharType="begin" w:fldLock="1"/>
      </w:r>
      <w:r w:rsidR="007F173D">
        <w:instrText>ADDIN CSL_CITATION {"citationItems":[{"id":"ITEM-1","itemData":{"DOI":"10.1186/1471-2288-9-57","author":[{"dropping-particle":"","family":"Marshall","given":"Andrea","non-dropping-particle":"","parse-names":false,"suffix":""},{"dropping-particle":"","family":"Altman","given":"Douglas G","non-dropping-particle":"","parse-names":false,"suffix":""},{"dropping-particle":"","family":"Holder","given":"Roger L","non-dropping-particle":"","parse-names":false,"suffix":""},{"dropping-particle":"","family":"Royston","given":"Patrick","non-dropping-particle":"","parse-names":false,"suffix":""}],"id":"ITEM-1","issued":{"date-parts":[["2009"]]},"page":"1-8","title":"Combining estimates of interest in prognostic modelling studies after multiple imputation : current practice and guidelines","type":"article-journal","volume":"8"},"uris":["http://www.mendeley.com/documents/?uuid=fda2eb87-e664-49c9-8ca6-ab7a6ff12f8a"]}],"mendeley":{"formattedCitation":"&lt;sup&gt;18&lt;/sup&gt;","plainTextFormattedCitation":"18","previouslyFormattedCitation":"&lt;sup&gt;18&lt;/sup&gt;"},"properties":{"noteIndex":0},"schema":"https://github.com/citation-style-language/schema/raw/master/csl-citation.json"}</w:instrText>
      </w:r>
      <w:r>
        <w:fldChar w:fldCharType="separate"/>
      </w:r>
      <w:r w:rsidR="00C52BD5" w:rsidRPr="00C52BD5">
        <w:rPr>
          <w:noProof/>
          <w:vertAlign w:val="superscript"/>
        </w:rPr>
        <w:t>18</w:t>
      </w:r>
      <w:r>
        <w:fldChar w:fldCharType="end"/>
      </w:r>
      <w:r>
        <w:t xml:space="preserve"> and report robust summary measures (median, and 2.5</w:t>
      </w:r>
      <w:r w:rsidRPr="002A29A2">
        <w:rPr>
          <w:vertAlign w:val="superscript"/>
        </w:rPr>
        <w:t>th</w:t>
      </w:r>
      <w:r>
        <w:t xml:space="preserve"> and 97.5</w:t>
      </w:r>
      <w:r w:rsidRPr="002A29A2">
        <w:rPr>
          <w:vertAlign w:val="superscript"/>
        </w:rPr>
        <w:t>th</w:t>
      </w:r>
      <w:r>
        <w:t xml:space="preserve"> percentiles) of the model performance metrics across these 100 imputed development/validation dataset pairs.</w:t>
      </w:r>
      <w:r w:rsidR="00EB14F2">
        <w:t xml:space="preserve"> We initially did this for the model evaluation in the entire validation </w:t>
      </w:r>
      <w:proofErr w:type="gramStart"/>
      <w:r w:rsidR="00EB14F2">
        <w:t>cohort, but</w:t>
      </w:r>
      <w:proofErr w:type="gramEnd"/>
      <w:r w:rsidR="00EB14F2">
        <w:t xml:space="preserve"> found </w:t>
      </w:r>
      <w:r w:rsidR="00D93D21">
        <w:t xml:space="preserve">minimal difference in performance across </w:t>
      </w:r>
      <w:r w:rsidR="00EB14F2">
        <w:t>each</w:t>
      </w:r>
      <w:r w:rsidR="00D93D21">
        <w:t xml:space="preserve"> pair</w:t>
      </w:r>
      <w:r w:rsidR="00A717F7">
        <w:t>.</w:t>
      </w:r>
      <w:r w:rsidR="00D93D21">
        <w:t xml:space="preserve"> </w:t>
      </w:r>
      <w:proofErr w:type="gramStart"/>
      <w:r w:rsidR="00A717F7">
        <w:t>T</w:t>
      </w:r>
      <w:r w:rsidR="00D93D21">
        <w:t>herefore</w:t>
      </w:r>
      <w:proofErr w:type="gramEnd"/>
      <w:r w:rsidR="00D93D21">
        <w:t xml:space="preserve"> all other evaluation analyses</w:t>
      </w:r>
      <w:r w:rsidR="00634147">
        <w:t xml:space="preserve"> (assessment of fairness, temporal validation)</w:t>
      </w:r>
      <w:r w:rsidR="00D93D21">
        <w:t xml:space="preserve"> were done only in one development and validation pair.</w:t>
      </w:r>
    </w:p>
    <w:p w14:paraId="3B219B76" w14:textId="77777777" w:rsidR="007B143F" w:rsidRDefault="007B143F" w:rsidP="006744F6"/>
    <w:p w14:paraId="72AD9F97" w14:textId="40293170" w:rsidR="00D772E6" w:rsidRDefault="00D772E6" w:rsidP="00FB1C7D">
      <w:pPr>
        <w:pStyle w:val="Heading1"/>
      </w:pPr>
      <w:bookmarkStart w:id="41" w:name="_Toc205549765"/>
      <w:r>
        <w:t>Definition of time-varying variables used to adjust for treatment drop-in</w:t>
      </w:r>
    </w:p>
    <w:p w14:paraId="29B32C3E" w14:textId="6731C221" w:rsidR="00DB4840" w:rsidRDefault="00DB4840" w:rsidP="00DB4840">
      <w:r>
        <w:t xml:space="preserve">We use </w:t>
      </w:r>
      <w:r>
        <w:t>an approach inspired</w:t>
      </w:r>
      <w:r>
        <w:t xml:space="preserve"> by Xu et al.</w:t>
      </w:r>
      <w:r>
        <w:fldChar w:fldCharType="begin" w:fldLock="1"/>
      </w:r>
      <w:r>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19&lt;/sup&gt;","plainTextFormattedCitation":"19","previouslyFormattedCitation":"&lt;sup&gt;19&lt;/sup&gt;"},"properties":{"noteIndex":0},"schema":"https://github.com/citation-style-language/schema/raw/master/csl-citation.json"}</w:instrText>
      </w:r>
      <w:r>
        <w:fldChar w:fldCharType="separate"/>
      </w:r>
      <w:r w:rsidRPr="00C52BD5">
        <w:rPr>
          <w:noProof/>
          <w:vertAlign w:val="superscript"/>
        </w:rPr>
        <w:t>19</w:t>
      </w:r>
      <w:r>
        <w:fldChar w:fldCharType="end"/>
      </w:r>
      <w:r>
        <w:t xml:space="preserve"> In the referenced study, they </w:t>
      </w:r>
      <w:r w:rsidR="006D0370">
        <w:t>create a time-varying variable which is split</w:t>
      </w:r>
      <w:r>
        <w:t xml:space="preserve"> after an individual initiates statin treatment</w:t>
      </w:r>
      <w:r w:rsidR="001E710D">
        <w:t xml:space="preserve">, and fix the coefficient of this variable to be the effect of initiating statins. </w:t>
      </w:r>
      <w:r>
        <w:t xml:space="preserve">In this study, we have a scenario where individuals may be on or off treatment at </w:t>
      </w:r>
      <w:proofErr w:type="gramStart"/>
      <w:r>
        <w:t>baseline, and</w:t>
      </w:r>
      <w:proofErr w:type="gramEnd"/>
      <w:r>
        <w:t xml:space="preserve"> may move on and off multiple treatments more than once. Importantly, the </w:t>
      </w:r>
      <w:proofErr w:type="spellStart"/>
      <w:r>
        <w:t>Estimand</w:t>
      </w:r>
      <w:proofErr w:type="spellEnd"/>
      <w:r>
        <w:t xml:space="preserve"> of this model is the risk of staying on the current intervention strategy (with respect to statins, antihypertensives and an individual’s smoking status), rather than the risk under the treatment strategy of not receiving the intervention. The process to augment the process of Xu et al., into this setting is as follows.</w:t>
      </w:r>
    </w:p>
    <w:p w14:paraId="59B51A11" w14:textId="77777777" w:rsidR="00DB4840" w:rsidRDefault="00DB4840" w:rsidP="00DB4840">
      <w:pPr>
        <w:rPr>
          <w:rFonts w:eastAsiaTheme="minorEastAsia"/>
        </w:rPr>
      </w:pPr>
      <w:r>
        <w:t xml:space="preserve">Let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i∈{1,2,…,n}</m:t>
        </m:r>
      </m:oMath>
      <w:r>
        <w:rPr>
          <w:rFonts w:eastAsiaTheme="minorEastAsia"/>
        </w:rPr>
        <w:t xml:space="preserve"> be all the times at which an individual changes status with respect to statin use, antihypertensive use or smoking status. Let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event</m:t>
            </m:r>
          </m:sub>
        </m:sSub>
      </m:oMath>
      <w:r>
        <w:rPr>
          <w:rFonts w:eastAsiaTheme="minorEastAsia"/>
        </w:rPr>
        <w:t xml:space="preserve"> be the time at which an individual either has a cardiovascular outcome event or is censored.</w:t>
      </w:r>
    </w:p>
    <w:p w14:paraId="13B5EC53" w14:textId="77777777" w:rsidR="00DB4840" w:rsidRDefault="00DB4840" w:rsidP="00DB4840">
      <w:pPr>
        <w:rPr>
          <w:rFonts w:eastAsiaTheme="minorEastAsia"/>
        </w:rPr>
      </w:pPr>
      <w:r>
        <w:rPr>
          <w:rFonts w:eastAsiaTheme="minorEastAsia"/>
        </w:rPr>
        <w:t>We define four variables. Statin use at baseline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stat</m:t>
            </m:r>
          </m:sub>
        </m:sSub>
        <m:r>
          <w:rPr>
            <w:rFonts w:ascii="Cambria Math" w:eastAsiaTheme="minorEastAsia" w:hAnsi="Cambria Math"/>
          </w:rPr>
          <m:t>=0/1</m:t>
        </m:r>
      </m:oMath>
      <w:r>
        <w:rPr>
          <w:rFonts w:eastAsiaTheme="minorEastAsia"/>
        </w:rPr>
        <w:t>). Antihypertensive use at baseline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ah</m:t>
            </m:r>
          </m:sub>
        </m:sSub>
        <m:r>
          <w:rPr>
            <w:rFonts w:ascii="Cambria Math" w:eastAsiaTheme="minorEastAsia" w:hAnsi="Cambria Math"/>
          </w:rPr>
          <m:t>=0/1</m:t>
        </m:r>
      </m:oMath>
      <w:r>
        <w:rPr>
          <w:rFonts w:eastAsiaTheme="minorEastAsia"/>
        </w:rPr>
        <w:t>). Smoking initiation status at baseline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smokinit</m:t>
            </m:r>
          </m:sub>
        </m:sSub>
        <m:r>
          <w:rPr>
            <w:rFonts w:ascii="Cambria Math" w:eastAsiaTheme="minorEastAsia" w:hAnsi="Cambria Math"/>
          </w:rPr>
          <m:t>=0</m:t>
        </m:r>
      </m:oMath>
      <w:r>
        <w:rPr>
          <w:rFonts w:eastAsiaTheme="minorEastAsia"/>
        </w:rPr>
        <w:t xml:space="preserve"> if never smoker, 1 if ex or current smoker).</w:t>
      </w:r>
      <w:r w:rsidRPr="005207AF">
        <w:rPr>
          <w:rFonts w:eastAsiaTheme="minorEastAsia"/>
        </w:rPr>
        <w:t xml:space="preserve"> </w:t>
      </w:r>
      <w:r>
        <w:rPr>
          <w:rFonts w:eastAsiaTheme="minorEastAsia"/>
        </w:rPr>
        <w:t>Smoking cessation status at baseline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smokcess</m:t>
            </m:r>
          </m:sub>
        </m:sSub>
        <m:r>
          <w:rPr>
            <w:rFonts w:ascii="Cambria Math" w:eastAsiaTheme="minorEastAsia" w:hAnsi="Cambria Math"/>
          </w:rPr>
          <m:t>=0</m:t>
        </m:r>
      </m:oMath>
      <w:r>
        <w:rPr>
          <w:rFonts w:eastAsiaTheme="minorEastAsia"/>
        </w:rPr>
        <w:t xml:space="preserve"> if never smoker or current smoker, 1 if ex-smoker). For individuals with missing smoking status at baseline, we use the imputed value.</w:t>
      </w:r>
    </w:p>
    <w:p w14:paraId="4537E014" w14:textId="77777777" w:rsidR="00DB4840" w:rsidRDefault="00DB4840" w:rsidP="00DB4840">
      <w:pPr>
        <w:rPr>
          <w:rFonts w:eastAsiaTheme="minorEastAsia"/>
        </w:rPr>
      </w:pPr>
      <w:r>
        <w:rPr>
          <w:rFonts w:eastAsiaTheme="minorEastAsia"/>
        </w:rPr>
        <w:t xml:space="preserve">We then define four-time varying variables, which is the </w:t>
      </w:r>
      <w:proofErr w:type="gramStart"/>
      <w:r>
        <w:rPr>
          <w:rFonts w:eastAsiaTheme="minorEastAsia"/>
        </w:rPr>
        <w:t>individuals</w:t>
      </w:r>
      <w:proofErr w:type="gramEnd"/>
      <w:r>
        <w:rPr>
          <w:rFonts w:eastAsiaTheme="minorEastAsia"/>
        </w:rPr>
        <w:t xml:space="preserve"> treatment status during follow-up. Statin use at time </w:t>
      </w:r>
      <m:oMath>
        <m:r>
          <w:rPr>
            <w:rFonts w:ascii="Cambria Math" w:eastAsiaTheme="minorEastAsia" w:hAnsi="Cambria Math"/>
          </w:rPr>
          <m:t>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stat</m:t>
            </m:r>
          </m:sub>
        </m:sSub>
        <m:r>
          <w:rPr>
            <w:rFonts w:ascii="Cambria Math" w:eastAsiaTheme="minorEastAsia" w:hAnsi="Cambria Math"/>
          </w:rPr>
          <m:t>(t)=0/1</m:t>
        </m:r>
      </m:oMath>
      <w:r>
        <w:rPr>
          <w:rFonts w:eastAsiaTheme="minorEastAsia"/>
        </w:rPr>
        <w:t xml:space="preserve">). Antihypertensive use at time </w:t>
      </w:r>
      <m:oMath>
        <m:r>
          <w:rPr>
            <w:rFonts w:ascii="Cambria Math" w:eastAsiaTheme="minorEastAsia" w:hAnsi="Cambria Math"/>
          </w:rPr>
          <m:t>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ah</m:t>
            </m:r>
          </m:sub>
        </m:sSub>
        <m:r>
          <w:rPr>
            <w:rFonts w:ascii="Cambria Math" w:eastAsiaTheme="minorEastAsia" w:hAnsi="Cambria Math"/>
          </w:rPr>
          <m:t>(t)=0/1</m:t>
        </m:r>
      </m:oMath>
      <w:r>
        <w:rPr>
          <w:rFonts w:eastAsiaTheme="minorEastAsia"/>
        </w:rPr>
        <w:t xml:space="preserve">). Smoking initiation status at time </w:t>
      </w:r>
      <m:oMath>
        <m:r>
          <w:rPr>
            <w:rFonts w:ascii="Cambria Math" w:eastAsiaTheme="minorEastAsia" w:hAnsi="Cambria Math"/>
          </w:rPr>
          <m:t>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smokinit</m:t>
            </m:r>
          </m:sub>
        </m:sSub>
        <m:r>
          <w:rPr>
            <w:rFonts w:ascii="Cambria Math" w:eastAsiaTheme="minorEastAsia" w:hAnsi="Cambria Math"/>
          </w:rPr>
          <m:t>(t)=0</m:t>
        </m:r>
      </m:oMath>
      <w:r>
        <w:rPr>
          <w:rFonts w:eastAsiaTheme="minorEastAsia"/>
        </w:rPr>
        <w:t xml:space="preserve"> if never smoker, 1 if ex or current smoker).</w:t>
      </w:r>
      <w:r w:rsidRPr="005207AF">
        <w:rPr>
          <w:rFonts w:eastAsiaTheme="minorEastAsia"/>
        </w:rPr>
        <w:t xml:space="preserve"> </w:t>
      </w:r>
      <w:r>
        <w:rPr>
          <w:rFonts w:eastAsiaTheme="minorEastAsia"/>
        </w:rPr>
        <w:t xml:space="preserve">Smoking cessation status at time </w:t>
      </w:r>
      <m:oMath>
        <m:r>
          <w:rPr>
            <w:rFonts w:ascii="Cambria Math" w:eastAsiaTheme="minorEastAsia" w:hAnsi="Cambria Math"/>
          </w:rPr>
          <m:t>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smokcess</m:t>
            </m:r>
          </m:sub>
        </m:sSub>
        <m:r>
          <w:rPr>
            <w:rFonts w:ascii="Cambria Math" w:eastAsiaTheme="minorEastAsia" w:hAnsi="Cambria Math"/>
          </w:rPr>
          <m:t>(t)=0</m:t>
        </m:r>
      </m:oMath>
      <w:r>
        <w:rPr>
          <w:rFonts w:eastAsiaTheme="minorEastAsia"/>
        </w:rPr>
        <w:t xml:space="preserve"> if never smoker or current smoker, 1 if ex-smoker).</w:t>
      </w:r>
    </w:p>
    <w:p w14:paraId="0B9C3463" w14:textId="77777777" w:rsidR="00DB4840" w:rsidRDefault="00DB4840" w:rsidP="00DB4840">
      <w:pPr>
        <w:rPr>
          <w:rFonts w:eastAsiaTheme="minorEastAsia"/>
        </w:rPr>
      </w:pPr>
      <w:r>
        <w:rPr>
          <w:rFonts w:eastAsiaTheme="minorEastAsia"/>
        </w:rPr>
        <w:t xml:space="preserve">We then define four new time varying variables, which is the individual’s treatment status during follow-up, relative to their baseline value. </w:t>
      </w:r>
    </w:p>
    <w:p w14:paraId="02927AA2" w14:textId="77777777" w:rsidR="00DB4840" w:rsidRPr="00601399"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stat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stat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stat</m:t>
              </m:r>
            </m:sub>
          </m:sSub>
        </m:oMath>
      </m:oMathPara>
    </w:p>
    <w:p w14:paraId="487742F6" w14:textId="77777777" w:rsidR="00DB4840"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ah</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ah</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ah</m:t>
              </m:r>
            </m:sub>
          </m:sSub>
        </m:oMath>
      </m:oMathPara>
    </w:p>
    <w:p w14:paraId="2250B45C" w14:textId="77777777" w:rsidR="00DB4840" w:rsidRDefault="00DB4840" w:rsidP="00DB4840">
      <w:pPr>
        <w:rPr>
          <w:rFonts w:eastAsiaTheme="minorEastAsia"/>
        </w:rPr>
      </w:pPr>
    </w:p>
    <w:p w14:paraId="0D23E180" w14:textId="77777777" w:rsidR="00DB4840"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smokinit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smokinit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smokinit</m:t>
              </m:r>
            </m:sub>
          </m:sSub>
        </m:oMath>
      </m:oMathPara>
    </w:p>
    <w:p w14:paraId="348EA831" w14:textId="77777777" w:rsidR="00DB4840"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smokcess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smokcess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smokcess</m:t>
              </m:r>
            </m:sub>
          </m:sSub>
        </m:oMath>
      </m:oMathPara>
    </w:p>
    <w:p w14:paraId="5FD73E95" w14:textId="77777777" w:rsidR="00DB4840" w:rsidRDefault="00DB4840" w:rsidP="00DB4840">
      <w:pPr>
        <w:rPr>
          <w:rFonts w:eastAsiaTheme="minorEastAsia"/>
        </w:rPr>
      </w:pPr>
    </w:p>
    <w:p w14:paraId="5F88D1B6" w14:textId="77777777" w:rsidR="00DB4840" w:rsidRDefault="00DB4840" w:rsidP="00DB4840">
      <w:pPr>
        <w:rPr>
          <w:rFonts w:eastAsiaTheme="minorEastAsia"/>
        </w:rPr>
      </w:pPr>
      <w:r>
        <w:rPr>
          <w:rFonts w:eastAsiaTheme="minorEastAsia"/>
        </w:rPr>
        <w:t>Finally, we define new time-varying variables, which is the intervention status relative to their value at baseline, multiplied by the log of the total effect of that intervention (</w:t>
      </w:r>
      <m:oMath>
        <m:r>
          <w:rPr>
            <w:rFonts w:ascii="Cambria Math" w:eastAsiaTheme="minorEastAsia" w:hAnsi="Cambria Math"/>
          </w:rPr>
          <m:t>B</m:t>
        </m:r>
      </m:oMath>
      <w:r>
        <w:rPr>
          <w:rFonts w:eastAsiaTheme="minorEastAsia"/>
        </w:rPr>
        <w:t>), in the form of a log-hazard ratio.</w:t>
      </w:r>
    </w:p>
    <w:p w14:paraId="1EE22F6D" w14:textId="77777777" w:rsidR="00DB4840" w:rsidRPr="00E974DC"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stat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stat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stat</m:t>
              </m:r>
            </m:sub>
          </m:sSub>
        </m:oMath>
      </m:oMathPara>
    </w:p>
    <w:p w14:paraId="6642292F" w14:textId="77777777" w:rsidR="00DB4840"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ah</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ah</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ah</m:t>
              </m:r>
            </m:sub>
          </m:sSub>
        </m:oMath>
      </m:oMathPara>
    </w:p>
    <w:p w14:paraId="1332DFF2" w14:textId="77777777" w:rsidR="00DB4840" w:rsidRPr="00E974DC"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smokinit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smokinit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smokinit</m:t>
              </m:r>
            </m:sub>
          </m:sSub>
        </m:oMath>
      </m:oMathPara>
    </w:p>
    <w:p w14:paraId="21C601A9" w14:textId="77777777" w:rsidR="00DB4840" w:rsidRPr="00E974DC" w:rsidRDefault="00DB4840" w:rsidP="00DB48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smokcess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AR</m:t>
              </m:r>
            </m:e>
            <m:sub>
              <m:r>
                <w:rPr>
                  <w:rFonts w:ascii="Cambria Math" w:eastAsiaTheme="minorEastAsia" w:hAnsi="Cambria Math"/>
                </w:rPr>
                <m:t>smokcess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smokcess</m:t>
              </m:r>
            </m:sub>
          </m:sSub>
        </m:oMath>
      </m:oMathPara>
    </w:p>
    <w:p w14:paraId="443A7375" w14:textId="77777777" w:rsidR="00DB4840" w:rsidRDefault="00DB4840" w:rsidP="00DB4840">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stat</m:t>
            </m:r>
          </m:sub>
        </m:sSub>
        <m:r>
          <w:rPr>
            <w:rFonts w:ascii="Cambria Math" w:eastAsiaTheme="minorEastAsia" w:hAnsi="Cambria Math"/>
          </w:rPr>
          <m:t>=-0.3102413</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ah</m:t>
            </m:r>
          </m:sub>
        </m:sSub>
        <m:r>
          <w:rPr>
            <w:rFonts w:ascii="Cambria Math" w:eastAsiaTheme="minorEastAsia" w:hAnsi="Cambria Math"/>
          </w:rPr>
          <m:t>=-0.3245535</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smokinit</m:t>
            </m:r>
          </m:sub>
        </m:sSub>
        <m:r>
          <w:rPr>
            <w:rFonts w:ascii="Cambria Math" w:eastAsiaTheme="minorEastAsia" w:hAnsi="Cambria Math"/>
          </w:rPr>
          <m:t>=0.3410332</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smokcess</m:t>
            </m:r>
          </m:sub>
        </m:sSub>
        <m:r>
          <w:rPr>
            <w:rFonts w:ascii="Cambria Math" w:eastAsiaTheme="minorEastAsia" w:hAnsi="Cambria Math"/>
          </w:rPr>
          <m:t>=-0.2080456</m:t>
        </m:r>
      </m:oMath>
      <w:r>
        <w:rPr>
          <w:rFonts w:eastAsiaTheme="minorEastAsia"/>
        </w:rPr>
        <w:t>.</w:t>
      </w:r>
    </w:p>
    <w:p w14:paraId="34E54F29" w14:textId="77777777" w:rsidR="00DB4840" w:rsidRPr="00DB4840" w:rsidRDefault="00DB4840" w:rsidP="00DB4840"/>
    <w:p w14:paraId="43E7B960" w14:textId="6D5F0E1F" w:rsidR="00FB1C7D" w:rsidRDefault="00FB1C7D" w:rsidP="00FB1C7D">
      <w:pPr>
        <w:pStyle w:val="Heading1"/>
      </w:pPr>
      <w:r>
        <w:t>Methodology</w:t>
      </w:r>
      <w:r w:rsidR="00950D0C">
        <w:t xml:space="preserve"> for estimation of counterfactual survival times</w:t>
      </w:r>
      <w:bookmarkEnd w:id="41"/>
    </w:p>
    <w:p w14:paraId="19DE13A0" w14:textId="6232AF2A" w:rsidR="0058288F" w:rsidRDefault="00950D0C" w:rsidP="00950D0C">
      <w:r>
        <w:t xml:space="preserve">We </w:t>
      </w:r>
      <w:r w:rsidR="00775480">
        <w:t>again use an approach inspired</w:t>
      </w:r>
      <w:r>
        <w:t xml:space="preserve"> by Xu et al.</w:t>
      </w:r>
      <w:r>
        <w:fldChar w:fldCharType="begin" w:fldLock="1"/>
      </w:r>
      <w:r w:rsidR="007F173D">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19&lt;/sup&gt;","plainTextFormattedCitation":"19","previouslyFormattedCitation":"&lt;sup&gt;19&lt;/sup&gt;"},"properties":{"noteIndex":0},"schema":"https://github.com/citation-style-language/schema/raw/master/csl-citation.json"}</w:instrText>
      </w:r>
      <w:r>
        <w:fldChar w:fldCharType="separate"/>
      </w:r>
      <w:r w:rsidR="00C52BD5" w:rsidRPr="00C52BD5">
        <w:rPr>
          <w:noProof/>
          <w:vertAlign w:val="superscript"/>
        </w:rPr>
        <w:t>19</w:t>
      </w:r>
      <w:r>
        <w:fldChar w:fldCharType="end"/>
      </w:r>
      <w:r>
        <w:t xml:space="preserve"> </w:t>
      </w:r>
      <w:r w:rsidR="00885BCD">
        <w:t>In</w:t>
      </w:r>
      <w:r>
        <w:t xml:space="preserve"> th</w:t>
      </w:r>
      <w:r w:rsidR="002F76B6">
        <w:t>e referenced</w:t>
      </w:r>
      <w:r>
        <w:t xml:space="preserve"> study, they obtain treatment naive counter factual survival times by adjusting the cumulative baseline hazard dependent </w:t>
      </w:r>
      <w:r w:rsidR="002F76B6">
        <w:t>after an individual initiates statin treatment</w:t>
      </w:r>
      <w:r>
        <w:t>,</w:t>
      </w:r>
      <w:r w:rsidR="005C2D2C">
        <w:t xml:space="preserve"> to get the cumulative hazard that would have been observed</w:t>
      </w:r>
      <w:r w:rsidR="00DC1FC7">
        <w:t xml:space="preserve"> if the individual had not initiated statins. A new counterfactual survival times is then </w:t>
      </w:r>
      <w:proofErr w:type="gramStart"/>
      <w:r w:rsidR="00DC1FC7">
        <w:t xml:space="preserve">estimated </w:t>
      </w:r>
      <w:r>
        <w:t xml:space="preserve"> based</w:t>
      </w:r>
      <w:proofErr w:type="gramEnd"/>
      <w:r>
        <w:t xml:space="preserve"> off this </w:t>
      </w:r>
      <w:r w:rsidR="00DC1FC7">
        <w:t>augmented</w:t>
      </w:r>
      <w:r>
        <w:t xml:space="preserve"> cumulative baseline hazard. </w:t>
      </w:r>
    </w:p>
    <w:p w14:paraId="69F52741" w14:textId="09B99776" w:rsidR="00950D0C" w:rsidRDefault="0058288F" w:rsidP="00950D0C">
      <w:r>
        <w:t>In this study, we</w:t>
      </w:r>
      <w:r w:rsidR="00DE0302">
        <w:t xml:space="preserve"> have a scenario where individuals may</w:t>
      </w:r>
      <w:r w:rsidR="00F013EB">
        <w:t xml:space="preserve"> be on or off treatment at </w:t>
      </w:r>
      <w:proofErr w:type="gramStart"/>
      <w:r w:rsidR="00F013EB">
        <w:t>baseline, and</w:t>
      </w:r>
      <w:proofErr w:type="gramEnd"/>
      <w:r w:rsidR="00F013EB">
        <w:t xml:space="preserve"> may</w:t>
      </w:r>
      <w:r w:rsidR="00DE0302">
        <w:t xml:space="preserve"> move on and off multiple treatments more than once</w:t>
      </w:r>
      <w:r>
        <w:t xml:space="preserve">. Importantly, the </w:t>
      </w:r>
      <w:proofErr w:type="spellStart"/>
      <w:r w:rsidR="00C055A8">
        <w:t>E</w:t>
      </w:r>
      <w:r>
        <w:t>stimand</w:t>
      </w:r>
      <w:proofErr w:type="spellEnd"/>
      <w:r>
        <w:t xml:space="preserve"> of this model is the risk</w:t>
      </w:r>
      <w:r w:rsidR="00C055A8">
        <w:t xml:space="preserve"> </w:t>
      </w:r>
      <w:r w:rsidR="00A673AA">
        <w:t>o</w:t>
      </w:r>
      <w:r w:rsidR="00C055A8">
        <w:t>f staying on</w:t>
      </w:r>
      <w:r>
        <w:t xml:space="preserve"> the current intervention strategy (with respect to statins, antihypertensives and an individual’s smoking status)</w:t>
      </w:r>
      <w:r w:rsidR="008D701B">
        <w:t xml:space="preserve">, rather than the risk under the treatment strategy of not receiving the intervention. </w:t>
      </w:r>
      <w:r w:rsidR="00950D0C">
        <w:t xml:space="preserve">The process </w:t>
      </w:r>
      <w:r w:rsidR="008D701B">
        <w:t>to augment the process of Xu et al., into this setting is as follows.</w:t>
      </w:r>
    </w:p>
    <w:p w14:paraId="5239ADAF" w14:textId="05A5B062" w:rsidR="00F96B0F" w:rsidRPr="007542BF" w:rsidRDefault="009358E3" w:rsidP="00950D0C">
      <w:r>
        <w:t xml:space="preserve">Firstly, the time-varying variables are calculated as </w:t>
      </w:r>
      <w:r w:rsidR="007542BF">
        <w:t xml:space="preserve">detailed in section 5. </w:t>
      </w:r>
      <w:r w:rsidR="00F96B0F">
        <w:t xml:space="preserve">The cumulative hazard is then </w:t>
      </w:r>
      <w:r w:rsidR="003B610F">
        <w:t xml:space="preserve">calculated at each time point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B51C47">
        <w:rPr>
          <w:rFonts w:eastAsiaTheme="minor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B51C47">
        <w:rPr>
          <w:rFonts w:eastAsiaTheme="minorEastAsia"/>
        </w:rPr>
        <w:t>.</w:t>
      </w:r>
    </w:p>
    <w:p w14:paraId="328569D7" w14:textId="6DE045A1" w:rsidR="00B51C47" w:rsidRDefault="00B51C47" w:rsidP="00950D0C">
      <w:pPr>
        <w:rPr>
          <w:rFonts w:eastAsiaTheme="minorEastAsia"/>
        </w:rPr>
      </w:pPr>
      <w:r>
        <w:rPr>
          <w:rFonts w:eastAsiaTheme="minorEastAsia"/>
        </w:rPr>
        <w:t xml:space="preserve">The counterfactual cumulative hazard </w:t>
      </w:r>
      <w:r w:rsidR="0058776B">
        <w:rPr>
          <w:rFonts w:eastAsiaTheme="minorEastAsia"/>
        </w:rPr>
        <w:t xml:space="preserve">at time </w:t>
      </w:r>
      <m:oMath>
        <m:r>
          <w:rPr>
            <w:rFonts w:ascii="Cambria Math" w:eastAsiaTheme="minorEastAsia" w:hAnsi="Cambria Math"/>
          </w:rPr>
          <m:t>t</m:t>
        </m:r>
      </m:oMath>
      <w:r w:rsidR="0058776B">
        <w:rPr>
          <w:rFonts w:eastAsiaTheme="minorEastAsia"/>
        </w:rPr>
        <w:t xml:space="preserve"> is</w:t>
      </w:r>
      <w:r>
        <w:rPr>
          <w:rFonts w:eastAsiaTheme="minorEastAsia"/>
        </w:rPr>
        <w:t xml:space="preserve"> then estimated as:</w:t>
      </w:r>
    </w:p>
    <w:p w14:paraId="766A27F7" w14:textId="64C7C9D4" w:rsidR="001F7E9E" w:rsidRDefault="00000000" w:rsidP="00950D0C">
      <m:oMathPara>
        <m:oMath>
          <m:sSub>
            <m:sSubPr>
              <m:ctrlPr>
                <w:rPr>
                  <w:rFonts w:ascii="Cambria Math" w:hAnsi="Cambria Math"/>
                  <w:i/>
                </w:rPr>
              </m:ctrlPr>
            </m:sSubPr>
            <m:e>
              <m:r>
                <w:rPr>
                  <w:rFonts w:ascii="Cambria Math" w:hAnsi="Cambria Math"/>
                </w:rPr>
                <m:t>H</m:t>
              </m:r>
            </m:e>
            <m:sub>
              <m:r>
                <w:rPr>
                  <w:rFonts w:ascii="Cambria Math" w:hAnsi="Cambria Math"/>
                </w:rPr>
                <m:t>cf</m:t>
              </m:r>
            </m:sub>
          </m:sSub>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stat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ah</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smokinit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smokcess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func>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stat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ah</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smokinit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smokcess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func>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e>
          </m:nary>
        </m:oMath>
      </m:oMathPara>
    </w:p>
    <w:p w14:paraId="03892843" w14:textId="0E7D9985" w:rsidR="00174B80" w:rsidRDefault="00174B80" w:rsidP="00950D0C">
      <w:r>
        <w:t xml:space="preserve">Where </w:t>
      </w:r>
      <m:oMath>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event</m:t>
            </m:r>
          </m:sub>
        </m:sSub>
      </m:oMath>
      <w:r>
        <w:rPr>
          <w:rFonts w:eastAsiaTheme="minorEastAsia"/>
        </w:rPr>
        <w:t xml:space="preserve"> is the time at individual is either censored or has a </w:t>
      </w:r>
      <w:r w:rsidR="00542F58">
        <w:rPr>
          <w:rFonts w:eastAsiaTheme="minorEastAsia"/>
        </w:rPr>
        <w:t>cardiovascular outcome</w:t>
      </w:r>
      <w:r>
        <w:rPr>
          <w:rFonts w:eastAsiaTheme="minorEastAsia"/>
        </w:rPr>
        <w:t xml:space="preserve"> event.</w:t>
      </w:r>
    </w:p>
    <w:p w14:paraId="033C48E0" w14:textId="63B9C878" w:rsidR="007F4311" w:rsidRDefault="00C73DCC" w:rsidP="00950D0C">
      <w:r>
        <w:lastRenderedPageBreak/>
        <w:t xml:space="preserve">In Plain English Terms, the cumulative hazard is broken up into intervals, </w:t>
      </w:r>
      <w:r w:rsidR="0063579D">
        <w:t>defined by when an individual changes treatment status. If the treatment status</w:t>
      </w:r>
      <w:r w:rsidR="007A2855">
        <w:t xml:space="preserve"> during an interval</w:t>
      </w:r>
      <w:r w:rsidR="0063579D">
        <w:t xml:space="preserve"> is different from what it was at zero, the amount of cumulative hazard in that interval</w:t>
      </w:r>
      <w:r w:rsidR="007A2855">
        <w:t xml:space="preserve"> is adjusted to the amount of hazard if the treatment status had been the same as at baseline.</w:t>
      </w:r>
      <w:r w:rsidR="001B3E34">
        <w:t xml:space="preserve"> The values of</w:t>
      </w:r>
      <w:r w:rsidR="00993DCA">
        <w:t xml:space="preserve"> time-varying variables</w:t>
      </w:r>
      <w:r w:rsidR="001B3E34">
        <w:t xml:space="preserve"> </w:t>
      </w:r>
      <w:r w:rsidR="00993DCA">
        <w:t xml:space="preserve">at the </w:t>
      </w:r>
      <w:r w:rsidR="0043358D">
        <w:t xml:space="preserve">times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3358D">
        <w:t xml:space="preserve">, </w:t>
      </w:r>
      <m:oMath>
        <m:sSub>
          <m:sSubPr>
            <m:ctrlPr>
              <w:rPr>
                <w:rFonts w:ascii="Cambria Math" w:hAnsi="Cambria Math"/>
                <w:i/>
              </w:rPr>
            </m:ctrlPr>
          </m:sSubPr>
          <m:e>
            <m:r>
              <w:rPr>
                <w:rFonts w:ascii="Cambria Math" w:hAnsi="Cambria Math"/>
              </w:rPr>
              <m:t>B</m:t>
            </m:r>
          </m:e>
          <m:sub>
            <m:r>
              <w:rPr>
                <w:rFonts w:ascii="Cambria Math" w:hAnsi="Cambria Math"/>
              </w:rPr>
              <m:t>stat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993DCA">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ah</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993DCA">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smokinit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993DCA">
        <w:rPr>
          <w:rFonts w:eastAsiaTheme="minor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smokcess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43358D">
        <w:rPr>
          <w:rFonts w:eastAsiaTheme="minorEastAsia"/>
        </w:rPr>
        <w:t xml:space="preserve">, are the value they take for the upcoming interval </w:t>
      </w:r>
      <m:oMath>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oMath>
      <w:r w:rsidR="0043358D">
        <w:rPr>
          <w:rFonts w:eastAsiaTheme="minorEastAsia"/>
        </w:rPr>
        <w:t>.</w:t>
      </w:r>
    </w:p>
    <w:p w14:paraId="19FB969E" w14:textId="4A240E3E" w:rsidR="007F4311" w:rsidRDefault="00C5425B" w:rsidP="00950D0C">
      <w:pPr>
        <w:rPr>
          <w:rFonts w:eastAsiaTheme="minorEastAsia"/>
        </w:rPr>
      </w:pPr>
      <w:r>
        <w:t xml:space="preserve">The counterfactual survival time, </w:t>
      </w:r>
      <m:oMath>
        <m:sSub>
          <m:sSubPr>
            <m:ctrlPr>
              <w:rPr>
                <w:rFonts w:ascii="Cambria Math" w:hAnsi="Cambria Math"/>
                <w:i/>
              </w:rPr>
            </m:ctrlPr>
          </m:sSubPr>
          <m:e>
            <m:r>
              <w:rPr>
                <w:rFonts w:ascii="Cambria Math" w:hAnsi="Cambria Math"/>
              </w:rPr>
              <m:t>t</m:t>
            </m:r>
          </m:e>
          <m:sub>
            <m:r>
              <w:rPr>
                <w:rFonts w:ascii="Cambria Math" w:hAnsi="Cambria Math"/>
              </w:rPr>
              <m:t>cf</m:t>
            </m:r>
          </m:sub>
        </m:sSub>
      </m:oMath>
      <w:r>
        <w:rPr>
          <w:rFonts w:eastAsiaTheme="minorEastAsia"/>
        </w:rPr>
        <w:t xml:space="preserve">, is then </w:t>
      </w:r>
      <w:r w:rsidR="007F173D">
        <w:rPr>
          <w:rFonts w:eastAsiaTheme="minorEastAsia"/>
        </w:rPr>
        <w:t>estimated</w:t>
      </w:r>
      <w:r>
        <w:rPr>
          <w:rFonts w:eastAsiaTheme="minorEastAsia"/>
        </w:rPr>
        <w:t xml:space="preserve"> </w:t>
      </w:r>
      <w:r w:rsidR="00950871">
        <w:rPr>
          <w:rFonts w:eastAsiaTheme="minorEastAsia"/>
        </w:rPr>
        <w:t>in the same way as Xu et al.,</w:t>
      </w:r>
      <w:r w:rsidR="007F173D">
        <w:rPr>
          <w:rFonts w:eastAsiaTheme="minorEastAsia"/>
        </w:rPr>
        <w:fldChar w:fldCharType="begin" w:fldLock="1"/>
      </w:r>
      <w:r w:rsidR="007F173D">
        <w:rPr>
          <w:rFonts w:eastAsiaTheme="minorEastAsia"/>
        </w:rPr>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19&lt;/sup&gt;","plainTextFormattedCitation":"19"},"properties":{"noteIndex":0},"schema":"https://github.com/citation-style-language/schema/raw/master/csl-citation.json"}</w:instrText>
      </w:r>
      <w:r w:rsidR="007F173D">
        <w:rPr>
          <w:rFonts w:eastAsiaTheme="minorEastAsia"/>
        </w:rPr>
        <w:fldChar w:fldCharType="separate"/>
      </w:r>
      <w:r w:rsidR="007F173D" w:rsidRPr="007F173D">
        <w:rPr>
          <w:rFonts w:eastAsiaTheme="minorEastAsia"/>
          <w:noProof/>
          <w:vertAlign w:val="superscript"/>
        </w:rPr>
        <w:t>19</w:t>
      </w:r>
      <w:r w:rsidR="007F173D">
        <w:rPr>
          <w:rFonts w:eastAsiaTheme="minorEastAsia"/>
        </w:rPr>
        <w:fldChar w:fldCharType="end"/>
      </w:r>
      <w:r w:rsidR="00950871">
        <w:rPr>
          <w:rFonts w:eastAsiaTheme="minorEastAsia"/>
        </w:rPr>
        <w:t xml:space="preserve"> </w:t>
      </w:r>
      <w:r>
        <w:rPr>
          <w:rFonts w:eastAsiaTheme="minorEastAsia"/>
        </w:rPr>
        <w:t xml:space="preserve">by </w:t>
      </w:r>
      <w:r w:rsidR="00A65011">
        <w:rPr>
          <w:rFonts w:eastAsiaTheme="minorEastAsia"/>
        </w:rPr>
        <w:t xml:space="preserve">finding the minimum time point at which </w:t>
      </w: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cf</m:t>
            </m:r>
          </m:sub>
        </m:sSub>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event</m:t>
                </m:r>
              </m:sub>
            </m:sSub>
          </m:e>
        </m:d>
      </m:oMath>
      <w:r w:rsidR="00DF0A05">
        <w:rPr>
          <w:rFonts w:eastAsiaTheme="minorEastAsia"/>
        </w:rPr>
        <w:t xml:space="preserve">. For individuals where </w:t>
      </w:r>
      <m:oMath>
        <m:sSub>
          <m:sSubPr>
            <m:ctrlPr>
              <w:rPr>
                <w:rFonts w:ascii="Cambria Math" w:hAnsi="Cambria Math"/>
                <w:i/>
              </w:rPr>
            </m:ctrlPr>
          </m:sSubPr>
          <m:e>
            <m:r>
              <w:rPr>
                <w:rFonts w:ascii="Cambria Math" w:hAnsi="Cambria Math"/>
              </w:rPr>
              <m:t>t</m:t>
            </m:r>
          </m:e>
          <m:sub>
            <m:r>
              <w:rPr>
                <w:rFonts w:ascii="Cambria Math" w:hAnsi="Cambria Math"/>
              </w:rPr>
              <m:t>cf</m:t>
            </m:r>
          </m:sub>
        </m:sSub>
      </m:oMath>
      <w:r w:rsidR="00DF0A05">
        <w:rPr>
          <w:rFonts w:eastAsiaTheme="minorEastAsia"/>
        </w:rPr>
        <w:t xml:space="preserve"> is bigger than the maximum follow-up, we set </w:t>
      </w:r>
      <m:oMath>
        <m:sSub>
          <m:sSubPr>
            <m:ctrlPr>
              <w:rPr>
                <w:rFonts w:ascii="Cambria Math" w:hAnsi="Cambria Math"/>
                <w:i/>
              </w:rPr>
            </m:ctrlPr>
          </m:sSubPr>
          <m:e>
            <m:r>
              <w:rPr>
                <w:rFonts w:ascii="Cambria Math" w:hAnsi="Cambria Math"/>
              </w:rPr>
              <m:t>t</m:t>
            </m:r>
          </m:e>
          <m:sub>
            <m:r>
              <w:rPr>
                <w:rFonts w:ascii="Cambria Math" w:hAnsi="Cambria Math"/>
              </w:rPr>
              <m:t>cf</m:t>
            </m:r>
          </m:sub>
        </m:sSub>
      </m:oMath>
      <w:r w:rsidR="00840593">
        <w:rPr>
          <w:rFonts w:eastAsiaTheme="minorEastAsia"/>
        </w:rPr>
        <w:t xml:space="preserve"> to be the value at maximum follow-up. The event indicator remains the same.</w:t>
      </w:r>
    </w:p>
    <w:p w14:paraId="71AA8DF5" w14:textId="2895878D" w:rsidR="00950871" w:rsidRDefault="00950871" w:rsidP="00950D0C">
      <w:r>
        <w:rPr>
          <w:rFonts w:eastAsiaTheme="minorEastAsia"/>
        </w:rPr>
        <w:t>It should also be noted that this process is dependent</w:t>
      </w:r>
      <w:r w:rsidR="002B0C43">
        <w:rPr>
          <w:rFonts w:eastAsiaTheme="minorEastAsia"/>
        </w:rPr>
        <w:t xml:space="preserve"> on the cumulative hazard function, which changes across each of the models fitted in the different multiply imputed development datasets. </w:t>
      </w:r>
      <w:r w:rsidR="00FC458D">
        <w:rPr>
          <w:rFonts w:eastAsiaTheme="minorEastAsia"/>
        </w:rPr>
        <w:t xml:space="preserve">Normally, for model evaluation it is suggested to average the predicted survival probabilities from each of the </w:t>
      </w:r>
      <w:r w:rsidR="008C4BDE">
        <w:rPr>
          <w:rFonts w:eastAsiaTheme="minorEastAsia"/>
        </w:rPr>
        <w:t xml:space="preserve">models using </w:t>
      </w:r>
      <w:proofErr w:type="gramStart"/>
      <w:r w:rsidR="008C4BDE">
        <w:rPr>
          <w:rFonts w:eastAsiaTheme="minorEastAsia"/>
        </w:rPr>
        <w:t>Rubins Rules, and</w:t>
      </w:r>
      <w:proofErr w:type="gramEnd"/>
      <w:r w:rsidR="008C4BDE">
        <w:rPr>
          <w:rFonts w:eastAsiaTheme="minorEastAsia"/>
        </w:rPr>
        <w:t xml:space="preserve"> assess the performance of these ‘averaged’ risks in each of the validation datasets. However, given the need to estimate counterfactual survival times</w:t>
      </w:r>
      <w:r w:rsidR="00D501B7">
        <w:rPr>
          <w:rFonts w:eastAsiaTheme="minorEastAsia"/>
        </w:rPr>
        <w:t xml:space="preserve"> is dependent on the </w:t>
      </w:r>
      <w:r w:rsidR="00273AA0">
        <w:rPr>
          <w:rFonts w:eastAsiaTheme="minorEastAsia"/>
        </w:rPr>
        <w:t xml:space="preserve">cumulative hazard, it is unclear how to do this with the ‘averaged </w:t>
      </w:r>
      <w:proofErr w:type="gramStart"/>
      <w:r w:rsidR="00273AA0">
        <w:rPr>
          <w:rFonts w:eastAsiaTheme="minorEastAsia"/>
        </w:rPr>
        <w:t>risks’</w:t>
      </w:r>
      <w:proofErr w:type="gramEnd"/>
      <w:r w:rsidR="00273AA0">
        <w:rPr>
          <w:rFonts w:eastAsiaTheme="minorEastAsia"/>
        </w:rPr>
        <w:t>. We therefore</w:t>
      </w:r>
      <w:r w:rsidR="00BF5736">
        <w:rPr>
          <w:rFonts w:eastAsiaTheme="minorEastAsia"/>
        </w:rPr>
        <w:t xml:space="preserve"> initially</w:t>
      </w:r>
      <w:r w:rsidR="00273AA0">
        <w:rPr>
          <w:rFonts w:eastAsiaTheme="minorEastAsia"/>
        </w:rPr>
        <w:t xml:space="preserve"> estimate</w:t>
      </w:r>
      <w:r w:rsidR="00BF5736">
        <w:rPr>
          <w:rFonts w:eastAsiaTheme="minorEastAsia"/>
        </w:rPr>
        <w:t>d</w:t>
      </w:r>
      <w:r w:rsidR="00273AA0">
        <w:rPr>
          <w:rFonts w:eastAsiaTheme="minorEastAsia"/>
        </w:rPr>
        <w:t xml:space="preserve"> performance in each pair of development/validation datasets</w:t>
      </w:r>
      <w:r w:rsidR="00BF5736">
        <w:rPr>
          <w:rFonts w:eastAsiaTheme="minorEastAsia"/>
        </w:rPr>
        <w:t>. After finding minimal differences in performance across these pairs, for all</w:t>
      </w:r>
      <w:r w:rsidR="008D2B05">
        <w:rPr>
          <w:rFonts w:eastAsiaTheme="minorEastAsia"/>
        </w:rPr>
        <w:t xml:space="preserve"> fairness checks and temporal validation, these were just done in 1 development/validation pair.</w:t>
      </w:r>
    </w:p>
    <w:p w14:paraId="5D297A8F" w14:textId="3759E2A7" w:rsidR="00531DD9" w:rsidRDefault="00531DD9" w:rsidP="00531DD9">
      <w:pPr>
        <w:pStyle w:val="Heading1"/>
      </w:pPr>
      <w:bookmarkStart w:id="42" w:name="_Toc205549766"/>
      <w:r>
        <w:t>Methodology for creation of the DAG</w:t>
      </w:r>
      <w:bookmarkEnd w:id="42"/>
    </w:p>
    <w:p w14:paraId="2AF1F422" w14:textId="196B4229" w:rsidR="00531DD9" w:rsidRPr="00531DD9" w:rsidRDefault="00531DD9" w:rsidP="00531DD9">
      <w:r>
        <w:t>Bowen to add, or to add after Bowen has created his document.</w:t>
      </w:r>
    </w:p>
    <w:p w14:paraId="36ECD9FC" w14:textId="713972A9" w:rsidR="00F0248D" w:rsidRDefault="00F0248D" w:rsidP="00FB4A47">
      <w:pPr>
        <w:pStyle w:val="Heading1"/>
      </w:pPr>
      <w:bookmarkStart w:id="43" w:name="_Toc173322588"/>
      <w:bookmarkStart w:id="44" w:name="_Toc205549767"/>
      <w:r>
        <w:t>References</w:t>
      </w:r>
      <w:bookmarkEnd w:id="43"/>
      <w:bookmarkEnd w:id="44"/>
    </w:p>
    <w:p w14:paraId="1669E72A" w14:textId="1C044BC8" w:rsidR="007F173D" w:rsidRPr="007F173D" w:rsidRDefault="00F0248D" w:rsidP="007F173D">
      <w:pPr>
        <w:widowControl w:val="0"/>
        <w:autoSpaceDE w:val="0"/>
        <w:autoSpaceDN w:val="0"/>
        <w:adjustRightInd w:val="0"/>
        <w:spacing w:line="240" w:lineRule="auto"/>
        <w:ind w:left="640" w:hanging="640"/>
        <w:rPr>
          <w:rFonts w:ascii="Calibri" w:hAnsi="Calibri" w:cs="Calibri"/>
          <w:noProof/>
        </w:rPr>
      </w:pPr>
      <w:r>
        <w:fldChar w:fldCharType="begin" w:fldLock="1"/>
      </w:r>
      <w:r>
        <w:instrText xml:space="preserve">ADDIN Mendeley Bibliography CSL_BIBLIOGRAPHY </w:instrText>
      </w:r>
      <w:r>
        <w:fldChar w:fldCharType="separate"/>
      </w:r>
      <w:r w:rsidR="007F173D" w:rsidRPr="007F173D">
        <w:rPr>
          <w:rFonts w:ascii="Calibri" w:hAnsi="Calibri" w:cs="Calibri"/>
          <w:noProof/>
        </w:rPr>
        <w:t xml:space="preserve">1. </w:t>
      </w:r>
      <w:r w:rsidR="007F173D" w:rsidRPr="007F173D">
        <w:rPr>
          <w:rFonts w:ascii="Calibri" w:hAnsi="Calibri" w:cs="Calibri"/>
          <w:noProof/>
        </w:rPr>
        <w:tab/>
        <w:t>Pate A. rcprd, https://github.com/alexpate30/rcprd (2024).</w:t>
      </w:r>
    </w:p>
    <w:p w14:paraId="77D5E84F"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2. </w:t>
      </w:r>
      <w:r w:rsidRPr="007F173D">
        <w:rPr>
          <w:rFonts w:ascii="Calibri" w:hAnsi="Calibri" w:cs="Calibri"/>
          <w:noProof/>
        </w:rPr>
        <w:tab/>
        <w:t>Pate A. GitHub repository. Manchester Predictive Healthcare Group. CHI-CHARIOT-generic-data-extraction., https://github.com/manchester-predictive-healthcare-group/CHI-CHARIOT/tree/main/generic-data-extraction (accessed 10 July 2025).</w:t>
      </w:r>
    </w:p>
    <w:p w14:paraId="643E056D"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3. </w:t>
      </w:r>
      <w:r w:rsidRPr="007F173D">
        <w:rPr>
          <w:rFonts w:ascii="Calibri" w:hAnsi="Calibri" w:cs="Calibri"/>
          <w:noProof/>
        </w:rPr>
        <w:tab/>
        <w:t>National Institute for Health and Care Excellence. NICE: BNF: Treatment summaries: Stroke, https://bnf.nice.org.uk/treatment-summaries/stroke/ (accessed 16 July 2024).</w:t>
      </w:r>
    </w:p>
    <w:p w14:paraId="3A6301A3"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4. </w:t>
      </w:r>
      <w:r w:rsidRPr="007F173D">
        <w:rPr>
          <w:rFonts w:ascii="Calibri" w:hAnsi="Calibri" w:cs="Calibri"/>
          <w:noProof/>
        </w:rPr>
        <w:tab/>
        <w:t>British National Formulary. NICE: BNF: Drugs: Atorvastatin, https://bnf.nice.org.uk/drugs/atorvastatin/#indications-and-dose (2024, accessed 16 July 2024).</w:t>
      </w:r>
    </w:p>
    <w:p w14:paraId="0342984B"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5. </w:t>
      </w:r>
      <w:r w:rsidRPr="007F173D">
        <w:rPr>
          <w:rFonts w:ascii="Calibri" w:hAnsi="Calibri" w:cs="Calibri"/>
          <w:noProof/>
        </w:rPr>
        <w:tab/>
        <w:t>Endeavour Health. Endeavour Health Knowledge Base, https://wiki.endeavourhealth.org/index.php?title=QRISK3 (2024, accessed 12 February 2024).</w:t>
      </w:r>
    </w:p>
    <w:p w14:paraId="2CD93310"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6. </w:t>
      </w:r>
      <w:r w:rsidRPr="007F173D">
        <w:rPr>
          <w:rFonts w:ascii="Calibri" w:hAnsi="Calibri" w:cs="Calibri"/>
          <w:noProof/>
        </w:rPr>
        <w:tab/>
        <w:t xml:space="preserve">Austin PC, van Buuren S. The effect of high prevalence of missing data on estimation of the coefficients of a logistic regression model when using multiple imputation. </w:t>
      </w:r>
      <w:r w:rsidRPr="007F173D">
        <w:rPr>
          <w:rFonts w:ascii="Calibri" w:hAnsi="Calibri" w:cs="Calibri"/>
          <w:i/>
          <w:iCs/>
          <w:noProof/>
        </w:rPr>
        <w:t>BMC Med Res Methodol</w:t>
      </w:r>
      <w:r w:rsidRPr="007F173D">
        <w:rPr>
          <w:rFonts w:ascii="Calibri" w:hAnsi="Calibri" w:cs="Calibri"/>
          <w:noProof/>
        </w:rPr>
        <w:t xml:space="preserve"> 2022; 22: 1–14.</w:t>
      </w:r>
    </w:p>
    <w:p w14:paraId="2388C109"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7. </w:t>
      </w:r>
      <w:r w:rsidRPr="007F173D">
        <w:rPr>
          <w:rFonts w:ascii="Calibri" w:hAnsi="Calibri" w:cs="Calibri"/>
          <w:noProof/>
        </w:rPr>
        <w:tab/>
        <w:t xml:space="preserve">Madley-Dowd P, Hughes R, Tilling K, et al. The proportion of missing data should not be used to guide decisions on multiple imputation. </w:t>
      </w:r>
      <w:r w:rsidRPr="007F173D">
        <w:rPr>
          <w:rFonts w:ascii="Calibri" w:hAnsi="Calibri" w:cs="Calibri"/>
          <w:i/>
          <w:iCs/>
          <w:noProof/>
        </w:rPr>
        <w:t>J Clin Epidemiol</w:t>
      </w:r>
      <w:r w:rsidRPr="007F173D">
        <w:rPr>
          <w:rFonts w:ascii="Calibri" w:hAnsi="Calibri" w:cs="Calibri"/>
          <w:noProof/>
        </w:rPr>
        <w:t xml:space="preserve"> 2019; 110: 63–73.</w:t>
      </w:r>
    </w:p>
    <w:p w14:paraId="5062470B"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8. </w:t>
      </w:r>
      <w:r w:rsidRPr="007F173D">
        <w:rPr>
          <w:rFonts w:ascii="Calibri" w:hAnsi="Calibri" w:cs="Calibri"/>
          <w:noProof/>
        </w:rPr>
        <w:tab/>
        <w:t>Endeavour Health. Endeavour Health Information Manager, https://dev.endhealth.co.uk/#/ (2024, accessed 12 February 2024).</w:t>
      </w:r>
    </w:p>
    <w:p w14:paraId="654C437D"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lastRenderedPageBreak/>
        <w:t xml:space="preserve">9. </w:t>
      </w:r>
      <w:r w:rsidRPr="007F173D">
        <w:rPr>
          <w:rFonts w:ascii="Calibri" w:hAnsi="Calibri" w:cs="Calibri"/>
          <w:noProof/>
        </w:rPr>
        <w:tab/>
        <w:t xml:space="preserve">Hippisley-Cox J, Coupland C, Brindle P. Development and validation of QRISK3 risk prediction algorithms to estimate future risk of cardiovascular disease: prospective cohort study. </w:t>
      </w:r>
      <w:r w:rsidRPr="007F173D">
        <w:rPr>
          <w:rFonts w:ascii="Calibri" w:hAnsi="Calibri" w:cs="Calibri"/>
          <w:i/>
          <w:iCs/>
          <w:noProof/>
        </w:rPr>
        <w:t>BMJ</w:t>
      </w:r>
      <w:r w:rsidRPr="007F173D">
        <w:rPr>
          <w:rFonts w:ascii="Calibri" w:hAnsi="Calibri" w:cs="Calibri"/>
          <w:noProof/>
        </w:rPr>
        <w:t>; 357.</w:t>
      </w:r>
    </w:p>
    <w:p w14:paraId="39C61217"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10. </w:t>
      </w:r>
      <w:r w:rsidRPr="007F173D">
        <w:rPr>
          <w:rFonts w:ascii="Calibri" w:hAnsi="Calibri" w:cs="Calibri"/>
          <w:noProof/>
        </w:rPr>
        <w:tab/>
        <w:t>QResearch. QResearch: QCode Group Library, https://www.qresearch.org/data/qcode-group-library/ (2024, accessed 12 February 2024).</w:t>
      </w:r>
    </w:p>
    <w:p w14:paraId="7EB0C39C"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11. </w:t>
      </w:r>
      <w:r w:rsidRPr="007F173D">
        <w:rPr>
          <w:rFonts w:ascii="Calibri" w:hAnsi="Calibri" w:cs="Calibri"/>
          <w:noProof/>
        </w:rPr>
        <w:tab/>
        <w:t>Head A. GitHub: Annalhead/CPRD_multimorbidity_codelists, https://github.com/annalhead/CPRD_multimorbidity_codelists (accessed 26 November 2021).</w:t>
      </w:r>
    </w:p>
    <w:p w14:paraId="5E4D2DE8"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12. </w:t>
      </w:r>
      <w:r w:rsidRPr="007F173D">
        <w:rPr>
          <w:rFonts w:ascii="Calibri" w:hAnsi="Calibri" w:cs="Calibri"/>
          <w:noProof/>
        </w:rPr>
        <w:tab/>
        <w:t xml:space="preserve">Head A, Fleming K, Kypridemos C, et al. Inequalities in incident and prevalent multimorbidity in England, 2004–19: a population-based, descriptive study. </w:t>
      </w:r>
      <w:r w:rsidRPr="007F173D">
        <w:rPr>
          <w:rFonts w:ascii="Calibri" w:hAnsi="Calibri" w:cs="Calibri"/>
          <w:i/>
          <w:iCs/>
          <w:noProof/>
        </w:rPr>
        <w:t>Lancet Heal Longev</w:t>
      </w:r>
      <w:r w:rsidRPr="007F173D">
        <w:rPr>
          <w:rFonts w:ascii="Calibri" w:hAnsi="Calibri" w:cs="Calibri"/>
          <w:noProof/>
        </w:rPr>
        <w:t xml:space="preserve"> 2021; 2: e489–e497.</w:t>
      </w:r>
    </w:p>
    <w:p w14:paraId="51E70F65"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13. </w:t>
      </w:r>
      <w:r w:rsidRPr="007F173D">
        <w:rPr>
          <w:rFonts w:ascii="Calibri" w:hAnsi="Calibri" w:cs="Calibri"/>
          <w:noProof/>
        </w:rPr>
        <w:tab/>
        <w:t xml:space="preserve">Muzambi R, Bhaskaran K, Strongman H, et al. Trends and inequalities in statin use for the primary and secondary prevention of cardiovascular disease between 2009 and 2021 in England Authors: Rutendo Muzambi. </w:t>
      </w:r>
      <w:r w:rsidRPr="007F173D">
        <w:rPr>
          <w:rFonts w:ascii="Calibri" w:hAnsi="Calibri" w:cs="Calibri"/>
          <w:i/>
          <w:iCs/>
          <w:noProof/>
        </w:rPr>
        <w:t>medRxiv</w:t>
      </w:r>
      <w:r w:rsidRPr="007F173D">
        <w:rPr>
          <w:rFonts w:ascii="Calibri" w:hAnsi="Calibri" w:cs="Calibri"/>
          <w:noProof/>
        </w:rPr>
        <w:t>. Epub ahead of print 2024. DOI: 10.1101/2024.11.22.24317782.</w:t>
      </w:r>
    </w:p>
    <w:p w14:paraId="28468809"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14. </w:t>
      </w:r>
      <w:r w:rsidRPr="007F173D">
        <w:rPr>
          <w:rFonts w:ascii="Calibri" w:hAnsi="Calibri" w:cs="Calibri"/>
          <w:noProof/>
        </w:rPr>
        <w:tab/>
        <w:t>Greater Manchester Integrated Digital Care Record. Greater Manchester Integrated Digital Care Record: Clinical Code Sets, https://github.com/rw251/gm-idcr/tree/master/shared/clinical-code-sets/conditions.</w:t>
      </w:r>
    </w:p>
    <w:p w14:paraId="34DD7BCA"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15. </w:t>
      </w:r>
      <w:r w:rsidRPr="007F173D">
        <w:rPr>
          <w:rFonts w:ascii="Calibri" w:hAnsi="Calibri" w:cs="Calibri"/>
          <w:noProof/>
        </w:rPr>
        <w:tab/>
        <w:t>London School of Hygiene &amp; Tropical Medicine. LSHTM Data Compass. Codelists for: ‘Effect of cardiovascular risk profile on severe outcomes of COVID-19 in England in 2020: a population-based cohort study’, https://datacompass.lshtm.ac.uk/id/eprint/2762/ (2024, accessed 1 February 2024).</w:t>
      </w:r>
    </w:p>
    <w:p w14:paraId="2FE2C8E7"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16. </w:t>
      </w:r>
      <w:r w:rsidRPr="007F173D">
        <w:rPr>
          <w:rFonts w:ascii="Calibri" w:hAnsi="Calibri" w:cs="Calibri"/>
          <w:noProof/>
        </w:rPr>
        <w:tab/>
        <w:t xml:space="preserve">Warren-Gash C, Davidson JA, Strongman H, et al. Severe COVID-19 outcomes by cardiovascular risk profile in England in 2020: a population-based cohort study. </w:t>
      </w:r>
      <w:r w:rsidRPr="007F173D">
        <w:rPr>
          <w:rFonts w:ascii="Calibri" w:hAnsi="Calibri" w:cs="Calibri"/>
          <w:i/>
          <w:iCs/>
          <w:noProof/>
        </w:rPr>
        <w:t>Lancet Reg Heal - Eur</w:t>
      </w:r>
      <w:r w:rsidRPr="007F173D">
        <w:rPr>
          <w:rFonts w:ascii="Calibri" w:hAnsi="Calibri" w:cs="Calibri"/>
          <w:noProof/>
        </w:rPr>
        <w:t xml:space="preserve"> 2023; 27: 100604.</w:t>
      </w:r>
    </w:p>
    <w:p w14:paraId="2A421B90"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17. </w:t>
      </w:r>
      <w:r w:rsidRPr="007F173D">
        <w:rPr>
          <w:rFonts w:ascii="Calibri" w:hAnsi="Calibri" w:cs="Calibri"/>
          <w:noProof/>
        </w:rPr>
        <w:tab/>
        <w:t xml:space="preserve">Wood AM, Royston P, White IR. The estimation and use of predictions for the assessment of model performance using large samples with multiply imputed data. </w:t>
      </w:r>
      <w:r w:rsidRPr="007F173D">
        <w:rPr>
          <w:rFonts w:ascii="Calibri" w:hAnsi="Calibri" w:cs="Calibri"/>
          <w:i/>
          <w:iCs/>
          <w:noProof/>
        </w:rPr>
        <w:t>Biometrical J</w:t>
      </w:r>
      <w:r w:rsidRPr="007F173D">
        <w:rPr>
          <w:rFonts w:ascii="Calibri" w:hAnsi="Calibri" w:cs="Calibri"/>
          <w:noProof/>
        </w:rPr>
        <w:t xml:space="preserve"> 2015; 57: 614–632.</w:t>
      </w:r>
    </w:p>
    <w:p w14:paraId="45282E64"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18. </w:t>
      </w:r>
      <w:r w:rsidRPr="007F173D">
        <w:rPr>
          <w:rFonts w:ascii="Calibri" w:hAnsi="Calibri" w:cs="Calibri"/>
          <w:noProof/>
        </w:rPr>
        <w:tab/>
        <w:t>Marshall A, Altman DG, Holder RL, et al. Combining estimates of interest in prognostic modelling studies after multiple imputation : current practice and guidelines. 2009; 8: 1–8.</w:t>
      </w:r>
    </w:p>
    <w:p w14:paraId="31888C51" w14:textId="77777777" w:rsidR="007F173D" w:rsidRPr="007F173D" w:rsidRDefault="007F173D" w:rsidP="007F173D">
      <w:pPr>
        <w:widowControl w:val="0"/>
        <w:autoSpaceDE w:val="0"/>
        <w:autoSpaceDN w:val="0"/>
        <w:adjustRightInd w:val="0"/>
        <w:spacing w:line="240" w:lineRule="auto"/>
        <w:ind w:left="640" w:hanging="640"/>
        <w:rPr>
          <w:rFonts w:ascii="Calibri" w:hAnsi="Calibri" w:cs="Calibri"/>
          <w:noProof/>
        </w:rPr>
      </w:pPr>
      <w:r w:rsidRPr="007F173D">
        <w:rPr>
          <w:rFonts w:ascii="Calibri" w:hAnsi="Calibri" w:cs="Calibri"/>
          <w:noProof/>
        </w:rPr>
        <w:t xml:space="preserve">19. </w:t>
      </w:r>
      <w:r w:rsidRPr="007F173D">
        <w:rPr>
          <w:rFonts w:ascii="Calibri" w:hAnsi="Calibri" w:cs="Calibri"/>
          <w:noProof/>
        </w:rPr>
        <w:tab/>
        <w:t xml:space="preserve">Xu Z, Arnold M, Stevens D, et al. Prediction of Cardiovascular Disease Risk Accounting for Future Initiation of Statin Treatment. </w:t>
      </w:r>
      <w:r w:rsidRPr="007F173D">
        <w:rPr>
          <w:rFonts w:ascii="Calibri" w:hAnsi="Calibri" w:cs="Calibri"/>
          <w:i/>
          <w:iCs/>
          <w:noProof/>
        </w:rPr>
        <w:t>Am J Epidemiol</w:t>
      </w:r>
      <w:r w:rsidRPr="007F173D">
        <w:rPr>
          <w:rFonts w:ascii="Calibri" w:hAnsi="Calibri" w:cs="Calibri"/>
          <w:noProof/>
        </w:rPr>
        <w:t xml:space="preserve"> 2021; 190: 2000–2014.</w:t>
      </w:r>
    </w:p>
    <w:p w14:paraId="038440E8" w14:textId="7B175DF9" w:rsidR="00F0248D" w:rsidRPr="008627A6" w:rsidRDefault="00F0248D" w:rsidP="008627A6">
      <w:r>
        <w:fldChar w:fldCharType="end"/>
      </w:r>
    </w:p>
    <w:sectPr w:rsidR="00F0248D" w:rsidRPr="00862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00B"/>
    <w:multiLevelType w:val="multilevel"/>
    <w:tmpl w:val="CC70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D474B"/>
    <w:multiLevelType w:val="multilevel"/>
    <w:tmpl w:val="2B9ED2F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0005EE4"/>
    <w:multiLevelType w:val="hybridMultilevel"/>
    <w:tmpl w:val="43F0C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4C17FDF"/>
    <w:multiLevelType w:val="hybridMultilevel"/>
    <w:tmpl w:val="8C82E7EE"/>
    <w:lvl w:ilvl="0" w:tplc="C1D80B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8668EF"/>
    <w:multiLevelType w:val="multilevel"/>
    <w:tmpl w:val="E118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62FAE"/>
    <w:multiLevelType w:val="multilevel"/>
    <w:tmpl w:val="B992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70D52B4"/>
    <w:multiLevelType w:val="hybridMultilevel"/>
    <w:tmpl w:val="3820ABEE"/>
    <w:lvl w:ilvl="0" w:tplc="F76EF41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CC71CB"/>
    <w:multiLevelType w:val="multilevel"/>
    <w:tmpl w:val="9BF8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15097"/>
    <w:multiLevelType w:val="hybridMultilevel"/>
    <w:tmpl w:val="F6FA8C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AD6752"/>
    <w:multiLevelType w:val="hybridMultilevel"/>
    <w:tmpl w:val="047C594C"/>
    <w:lvl w:ilvl="0" w:tplc="DFA6638A">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012621">
    <w:abstractNumId w:val="7"/>
  </w:num>
  <w:num w:numId="2" w16cid:durableId="551427471">
    <w:abstractNumId w:val="3"/>
  </w:num>
  <w:num w:numId="3" w16cid:durableId="261492378">
    <w:abstractNumId w:val="3"/>
  </w:num>
  <w:num w:numId="4" w16cid:durableId="1772168611">
    <w:abstractNumId w:val="1"/>
  </w:num>
  <w:num w:numId="5" w16cid:durableId="1871527212">
    <w:abstractNumId w:val="1"/>
  </w:num>
  <w:num w:numId="6" w16cid:durableId="1616403601">
    <w:abstractNumId w:val="1"/>
  </w:num>
  <w:num w:numId="7" w16cid:durableId="1321277710">
    <w:abstractNumId w:val="1"/>
  </w:num>
  <w:num w:numId="8" w16cid:durableId="791167934">
    <w:abstractNumId w:val="1"/>
  </w:num>
  <w:num w:numId="9" w16cid:durableId="913323714">
    <w:abstractNumId w:val="8"/>
  </w:num>
  <w:num w:numId="10" w16cid:durableId="1832484381">
    <w:abstractNumId w:val="4"/>
  </w:num>
  <w:num w:numId="11" w16cid:durableId="933902588">
    <w:abstractNumId w:val="5"/>
  </w:num>
  <w:num w:numId="12" w16cid:durableId="1794056512">
    <w:abstractNumId w:val="9"/>
  </w:num>
  <w:num w:numId="13" w16cid:durableId="359279668">
    <w:abstractNumId w:val="6"/>
  </w:num>
  <w:num w:numId="14" w16cid:durableId="1104300891">
    <w:abstractNumId w:val="2"/>
  </w:num>
  <w:num w:numId="15" w16cid:durableId="1813715779">
    <w:abstractNumId w:val="0"/>
  </w:num>
  <w:num w:numId="16" w16cid:durableId="1991712959">
    <w:abstractNumId w:val="10"/>
  </w:num>
  <w:num w:numId="17" w16cid:durableId="1129426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55674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Pate">
    <w15:presenceInfo w15:providerId="AD" w15:userId="S::alexander.pate@manchester.ac.uk::a4219539-9e1d-4ec0-a696-812946f311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73"/>
    <w:rsid w:val="00000F97"/>
    <w:rsid w:val="00003A7B"/>
    <w:rsid w:val="000079D4"/>
    <w:rsid w:val="00013437"/>
    <w:rsid w:val="00017385"/>
    <w:rsid w:val="00017E7F"/>
    <w:rsid w:val="00020448"/>
    <w:rsid w:val="00020687"/>
    <w:rsid w:val="000251F6"/>
    <w:rsid w:val="000269C5"/>
    <w:rsid w:val="00027F4F"/>
    <w:rsid w:val="00032AE8"/>
    <w:rsid w:val="00043DB1"/>
    <w:rsid w:val="00047C95"/>
    <w:rsid w:val="00061333"/>
    <w:rsid w:val="0006279B"/>
    <w:rsid w:val="00065785"/>
    <w:rsid w:val="00076A3D"/>
    <w:rsid w:val="000770A9"/>
    <w:rsid w:val="00084DF3"/>
    <w:rsid w:val="00085C9A"/>
    <w:rsid w:val="0008756F"/>
    <w:rsid w:val="00087AE3"/>
    <w:rsid w:val="00094A8C"/>
    <w:rsid w:val="000957CA"/>
    <w:rsid w:val="00096FE7"/>
    <w:rsid w:val="000978CE"/>
    <w:rsid w:val="00097B55"/>
    <w:rsid w:val="000A185B"/>
    <w:rsid w:val="000A289D"/>
    <w:rsid w:val="000A3A7B"/>
    <w:rsid w:val="000A65A0"/>
    <w:rsid w:val="000B2CD2"/>
    <w:rsid w:val="000C22FE"/>
    <w:rsid w:val="000C3004"/>
    <w:rsid w:val="000C7FAC"/>
    <w:rsid w:val="000D0E02"/>
    <w:rsid w:val="000D7DE5"/>
    <w:rsid w:val="000E2576"/>
    <w:rsid w:val="000F139E"/>
    <w:rsid w:val="000F2815"/>
    <w:rsid w:val="00100DD2"/>
    <w:rsid w:val="001048DA"/>
    <w:rsid w:val="00106A5C"/>
    <w:rsid w:val="001129E2"/>
    <w:rsid w:val="00124603"/>
    <w:rsid w:val="00130DEB"/>
    <w:rsid w:val="00132148"/>
    <w:rsid w:val="00133323"/>
    <w:rsid w:val="00133689"/>
    <w:rsid w:val="001337DD"/>
    <w:rsid w:val="0013434E"/>
    <w:rsid w:val="00134FE5"/>
    <w:rsid w:val="00136BB9"/>
    <w:rsid w:val="00141F5B"/>
    <w:rsid w:val="00142DDE"/>
    <w:rsid w:val="0014531B"/>
    <w:rsid w:val="001554EF"/>
    <w:rsid w:val="00161415"/>
    <w:rsid w:val="00163A22"/>
    <w:rsid w:val="001733EF"/>
    <w:rsid w:val="00174B80"/>
    <w:rsid w:val="00180861"/>
    <w:rsid w:val="00185CC8"/>
    <w:rsid w:val="0018625C"/>
    <w:rsid w:val="00192D6B"/>
    <w:rsid w:val="00197FCC"/>
    <w:rsid w:val="001A22E6"/>
    <w:rsid w:val="001A2950"/>
    <w:rsid w:val="001A42BF"/>
    <w:rsid w:val="001B088E"/>
    <w:rsid w:val="001B0C3D"/>
    <w:rsid w:val="001B1059"/>
    <w:rsid w:val="001B3E34"/>
    <w:rsid w:val="001D520C"/>
    <w:rsid w:val="001E0B86"/>
    <w:rsid w:val="001E0E6A"/>
    <w:rsid w:val="001E53F9"/>
    <w:rsid w:val="001E710D"/>
    <w:rsid w:val="001E7675"/>
    <w:rsid w:val="001F344C"/>
    <w:rsid w:val="001F7E9E"/>
    <w:rsid w:val="002035E3"/>
    <w:rsid w:val="002041E7"/>
    <w:rsid w:val="00205F01"/>
    <w:rsid w:val="002070DC"/>
    <w:rsid w:val="00213259"/>
    <w:rsid w:val="00214821"/>
    <w:rsid w:val="002216BA"/>
    <w:rsid w:val="002227D2"/>
    <w:rsid w:val="002232AE"/>
    <w:rsid w:val="00234D45"/>
    <w:rsid w:val="00243002"/>
    <w:rsid w:val="00243980"/>
    <w:rsid w:val="00245F0F"/>
    <w:rsid w:val="00246371"/>
    <w:rsid w:val="00250441"/>
    <w:rsid w:val="00250ED8"/>
    <w:rsid w:val="00255260"/>
    <w:rsid w:val="00255531"/>
    <w:rsid w:val="0025664C"/>
    <w:rsid w:val="0025685C"/>
    <w:rsid w:val="002600F1"/>
    <w:rsid w:val="002653F2"/>
    <w:rsid w:val="00267135"/>
    <w:rsid w:val="00272975"/>
    <w:rsid w:val="00273AA0"/>
    <w:rsid w:val="00275281"/>
    <w:rsid w:val="00275970"/>
    <w:rsid w:val="00281E0C"/>
    <w:rsid w:val="002856C3"/>
    <w:rsid w:val="00285D2B"/>
    <w:rsid w:val="00286346"/>
    <w:rsid w:val="00294C7A"/>
    <w:rsid w:val="002A4B8E"/>
    <w:rsid w:val="002B0C43"/>
    <w:rsid w:val="002B31D0"/>
    <w:rsid w:val="002B7721"/>
    <w:rsid w:val="002D06AA"/>
    <w:rsid w:val="002D28BC"/>
    <w:rsid w:val="002D44E4"/>
    <w:rsid w:val="002D4A49"/>
    <w:rsid w:val="002D526F"/>
    <w:rsid w:val="002E4408"/>
    <w:rsid w:val="002E559B"/>
    <w:rsid w:val="002F2B01"/>
    <w:rsid w:val="002F703C"/>
    <w:rsid w:val="002F76B6"/>
    <w:rsid w:val="00300576"/>
    <w:rsid w:val="003006BD"/>
    <w:rsid w:val="0031057E"/>
    <w:rsid w:val="00312A88"/>
    <w:rsid w:val="003169E6"/>
    <w:rsid w:val="00320361"/>
    <w:rsid w:val="00327E7B"/>
    <w:rsid w:val="0033250B"/>
    <w:rsid w:val="003370AA"/>
    <w:rsid w:val="00337B10"/>
    <w:rsid w:val="003471BF"/>
    <w:rsid w:val="003477F8"/>
    <w:rsid w:val="00350903"/>
    <w:rsid w:val="00350E64"/>
    <w:rsid w:val="00354B00"/>
    <w:rsid w:val="00355225"/>
    <w:rsid w:val="00361DBA"/>
    <w:rsid w:val="00362D78"/>
    <w:rsid w:val="00363246"/>
    <w:rsid w:val="00363983"/>
    <w:rsid w:val="00364E1C"/>
    <w:rsid w:val="00364F7C"/>
    <w:rsid w:val="00365610"/>
    <w:rsid w:val="003815ED"/>
    <w:rsid w:val="00384900"/>
    <w:rsid w:val="003849E4"/>
    <w:rsid w:val="00387BB3"/>
    <w:rsid w:val="00393A0C"/>
    <w:rsid w:val="00394AD7"/>
    <w:rsid w:val="00394E1C"/>
    <w:rsid w:val="003964C7"/>
    <w:rsid w:val="003964CF"/>
    <w:rsid w:val="003A06D6"/>
    <w:rsid w:val="003A219D"/>
    <w:rsid w:val="003A4A62"/>
    <w:rsid w:val="003A4C36"/>
    <w:rsid w:val="003B0A41"/>
    <w:rsid w:val="003B610F"/>
    <w:rsid w:val="003B6337"/>
    <w:rsid w:val="003C2DB1"/>
    <w:rsid w:val="003C40B4"/>
    <w:rsid w:val="003C69B3"/>
    <w:rsid w:val="003E05DF"/>
    <w:rsid w:val="003E082C"/>
    <w:rsid w:val="003E0AAF"/>
    <w:rsid w:val="003E5F05"/>
    <w:rsid w:val="003E7981"/>
    <w:rsid w:val="003F39F1"/>
    <w:rsid w:val="003F3B9D"/>
    <w:rsid w:val="003F6660"/>
    <w:rsid w:val="004014F3"/>
    <w:rsid w:val="0040428E"/>
    <w:rsid w:val="004046F4"/>
    <w:rsid w:val="00406A17"/>
    <w:rsid w:val="0040712A"/>
    <w:rsid w:val="00411176"/>
    <w:rsid w:val="00411494"/>
    <w:rsid w:val="00422EDD"/>
    <w:rsid w:val="00430D96"/>
    <w:rsid w:val="0043212C"/>
    <w:rsid w:val="0043358D"/>
    <w:rsid w:val="00457046"/>
    <w:rsid w:val="0046080C"/>
    <w:rsid w:val="00462E8F"/>
    <w:rsid w:val="00465443"/>
    <w:rsid w:val="004701C7"/>
    <w:rsid w:val="00473C08"/>
    <w:rsid w:val="004764E3"/>
    <w:rsid w:val="00483979"/>
    <w:rsid w:val="004A1CAD"/>
    <w:rsid w:val="004A2376"/>
    <w:rsid w:val="004A7194"/>
    <w:rsid w:val="004B0FFE"/>
    <w:rsid w:val="004C293B"/>
    <w:rsid w:val="004C340A"/>
    <w:rsid w:val="004C7165"/>
    <w:rsid w:val="004D252D"/>
    <w:rsid w:val="004D52F5"/>
    <w:rsid w:val="004D7462"/>
    <w:rsid w:val="004E0561"/>
    <w:rsid w:val="004E1F35"/>
    <w:rsid w:val="004E53B5"/>
    <w:rsid w:val="004E5848"/>
    <w:rsid w:val="004E6404"/>
    <w:rsid w:val="004F7BB7"/>
    <w:rsid w:val="005006EA"/>
    <w:rsid w:val="005109F5"/>
    <w:rsid w:val="005124CD"/>
    <w:rsid w:val="005207AF"/>
    <w:rsid w:val="0052128B"/>
    <w:rsid w:val="005224E0"/>
    <w:rsid w:val="005241B6"/>
    <w:rsid w:val="00527B9E"/>
    <w:rsid w:val="00531DD9"/>
    <w:rsid w:val="00541B14"/>
    <w:rsid w:val="00542F58"/>
    <w:rsid w:val="005475DC"/>
    <w:rsid w:val="00550058"/>
    <w:rsid w:val="0055088F"/>
    <w:rsid w:val="00550BA3"/>
    <w:rsid w:val="00551424"/>
    <w:rsid w:val="00563BEB"/>
    <w:rsid w:val="0056666C"/>
    <w:rsid w:val="00572CC9"/>
    <w:rsid w:val="0057480B"/>
    <w:rsid w:val="005763D2"/>
    <w:rsid w:val="0058288F"/>
    <w:rsid w:val="0058776B"/>
    <w:rsid w:val="005929F9"/>
    <w:rsid w:val="005967AF"/>
    <w:rsid w:val="00596D10"/>
    <w:rsid w:val="005A3CD0"/>
    <w:rsid w:val="005A6183"/>
    <w:rsid w:val="005B0014"/>
    <w:rsid w:val="005B0FDE"/>
    <w:rsid w:val="005B615A"/>
    <w:rsid w:val="005C2D2C"/>
    <w:rsid w:val="005C3158"/>
    <w:rsid w:val="005C45B4"/>
    <w:rsid w:val="005D0C84"/>
    <w:rsid w:val="005D4EF8"/>
    <w:rsid w:val="005D6350"/>
    <w:rsid w:val="005E5768"/>
    <w:rsid w:val="005F2711"/>
    <w:rsid w:val="005F6DCA"/>
    <w:rsid w:val="00601399"/>
    <w:rsid w:val="00603931"/>
    <w:rsid w:val="0060579F"/>
    <w:rsid w:val="006064FA"/>
    <w:rsid w:val="00606BE9"/>
    <w:rsid w:val="006141B9"/>
    <w:rsid w:val="00617F65"/>
    <w:rsid w:val="0062025C"/>
    <w:rsid w:val="006212EA"/>
    <w:rsid w:val="006215D7"/>
    <w:rsid w:val="0063214B"/>
    <w:rsid w:val="00633E18"/>
    <w:rsid w:val="00633FB7"/>
    <w:rsid w:val="00634147"/>
    <w:rsid w:val="00634DC9"/>
    <w:rsid w:val="0063579D"/>
    <w:rsid w:val="00636334"/>
    <w:rsid w:val="00636B73"/>
    <w:rsid w:val="00637A87"/>
    <w:rsid w:val="006470D7"/>
    <w:rsid w:val="0064777C"/>
    <w:rsid w:val="00650090"/>
    <w:rsid w:val="00651779"/>
    <w:rsid w:val="006714A1"/>
    <w:rsid w:val="00671DF6"/>
    <w:rsid w:val="006744F6"/>
    <w:rsid w:val="0067528D"/>
    <w:rsid w:val="00681990"/>
    <w:rsid w:val="00685E94"/>
    <w:rsid w:val="00685F39"/>
    <w:rsid w:val="00693969"/>
    <w:rsid w:val="006A102C"/>
    <w:rsid w:val="006B68DA"/>
    <w:rsid w:val="006B69C1"/>
    <w:rsid w:val="006C4BAF"/>
    <w:rsid w:val="006C586B"/>
    <w:rsid w:val="006D0370"/>
    <w:rsid w:val="006D7080"/>
    <w:rsid w:val="006E7EF8"/>
    <w:rsid w:val="006F22AD"/>
    <w:rsid w:val="006F793E"/>
    <w:rsid w:val="00702828"/>
    <w:rsid w:val="007073BB"/>
    <w:rsid w:val="00711C04"/>
    <w:rsid w:val="007203FB"/>
    <w:rsid w:val="00723101"/>
    <w:rsid w:val="007243F3"/>
    <w:rsid w:val="0072768A"/>
    <w:rsid w:val="00730085"/>
    <w:rsid w:val="00730E6C"/>
    <w:rsid w:val="00734F97"/>
    <w:rsid w:val="0074126B"/>
    <w:rsid w:val="0074422A"/>
    <w:rsid w:val="00746036"/>
    <w:rsid w:val="00754130"/>
    <w:rsid w:val="00754208"/>
    <w:rsid w:val="007542BF"/>
    <w:rsid w:val="00756505"/>
    <w:rsid w:val="00760D2A"/>
    <w:rsid w:val="00765767"/>
    <w:rsid w:val="00775480"/>
    <w:rsid w:val="00791CA4"/>
    <w:rsid w:val="007A11FA"/>
    <w:rsid w:val="007A2855"/>
    <w:rsid w:val="007A2962"/>
    <w:rsid w:val="007A38F2"/>
    <w:rsid w:val="007A3D6C"/>
    <w:rsid w:val="007B143F"/>
    <w:rsid w:val="007C066C"/>
    <w:rsid w:val="007C30DA"/>
    <w:rsid w:val="007C6113"/>
    <w:rsid w:val="007D02A6"/>
    <w:rsid w:val="007D1927"/>
    <w:rsid w:val="007E6735"/>
    <w:rsid w:val="007E7A93"/>
    <w:rsid w:val="007F0B41"/>
    <w:rsid w:val="007F173D"/>
    <w:rsid w:val="007F4311"/>
    <w:rsid w:val="00800A90"/>
    <w:rsid w:val="00801FFA"/>
    <w:rsid w:val="008034DA"/>
    <w:rsid w:val="00807F6B"/>
    <w:rsid w:val="008134A8"/>
    <w:rsid w:val="0082198D"/>
    <w:rsid w:val="008225E1"/>
    <w:rsid w:val="00824A4B"/>
    <w:rsid w:val="008258CD"/>
    <w:rsid w:val="008263B9"/>
    <w:rsid w:val="00833FE1"/>
    <w:rsid w:val="00834654"/>
    <w:rsid w:val="00840593"/>
    <w:rsid w:val="00845480"/>
    <w:rsid w:val="00855B6B"/>
    <w:rsid w:val="00860633"/>
    <w:rsid w:val="008627A6"/>
    <w:rsid w:val="0086431A"/>
    <w:rsid w:val="008702EA"/>
    <w:rsid w:val="00874B7D"/>
    <w:rsid w:val="00875091"/>
    <w:rsid w:val="00884A08"/>
    <w:rsid w:val="00885BCD"/>
    <w:rsid w:val="008924AA"/>
    <w:rsid w:val="00894439"/>
    <w:rsid w:val="00895D88"/>
    <w:rsid w:val="00897ED6"/>
    <w:rsid w:val="008A6376"/>
    <w:rsid w:val="008A6864"/>
    <w:rsid w:val="008B0FCC"/>
    <w:rsid w:val="008B4DDA"/>
    <w:rsid w:val="008B6680"/>
    <w:rsid w:val="008C49D1"/>
    <w:rsid w:val="008C4BDE"/>
    <w:rsid w:val="008D1848"/>
    <w:rsid w:val="008D1E12"/>
    <w:rsid w:val="008D2B05"/>
    <w:rsid w:val="008D701B"/>
    <w:rsid w:val="008E3F83"/>
    <w:rsid w:val="008F1A14"/>
    <w:rsid w:val="008F2566"/>
    <w:rsid w:val="008F2664"/>
    <w:rsid w:val="008F27C1"/>
    <w:rsid w:val="008F645D"/>
    <w:rsid w:val="008F6C29"/>
    <w:rsid w:val="008F7420"/>
    <w:rsid w:val="009000C5"/>
    <w:rsid w:val="009006F5"/>
    <w:rsid w:val="00905A30"/>
    <w:rsid w:val="00910D98"/>
    <w:rsid w:val="009114BF"/>
    <w:rsid w:val="00922095"/>
    <w:rsid w:val="00932B43"/>
    <w:rsid w:val="009358E3"/>
    <w:rsid w:val="009405E6"/>
    <w:rsid w:val="0094397F"/>
    <w:rsid w:val="00944DB2"/>
    <w:rsid w:val="00950871"/>
    <w:rsid w:val="00950D0C"/>
    <w:rsid w:val="00952166"/>
    <w:rsid w:val="00952917"/>
    <w:rsid w:val="00960ABA"/>
    <w:rsid w:val="00970A40"/>
    <w:rsid w:val="009865CC"/>
    <w:rsid w:val="0098731C"/>
    <w:rsid w:val="00991ABF"/>
    <w:rsid w:val="00993DCA"/>
    <w:rsid w:val="0099515A"/>
    <w:rsid w:val="009953CD"/>
    <w:rsid w:val="009A78E7"/>
    <w:rsid w:val="009A7AD4"/>
    <w:rsid w:val="009B0327"/>
    <w:rsid w:val="009B194A"/>
    <w:rsid w:val="009B7594"/>
    <w:rsid w:val="009B7DAF"/>
    <w:rsid w:val="009C168A"/>
    <w:rsid w:val="009C4002"/>
    <w:rsid w:val="009C540D"/>
    <w:rsid w:val="009E01CE"/>
    <w:rsid w:val="009E6049"/>
    <w:rsid w:val="009E65A1"/>
    <w:rsid w:val="009E67D0"/>
    <w:rsid w:val="009E6B66"/>
    <w:rsid w:val="009F2272"/>
    <w:rsid w:val="00A03F86"/>
    <w:rsid w:val="00A049B1"/>
    <w:rsid w:val="00A1523B"/>
    <w:rsid w:val="00A2081C"/>
    <w:rsid w:val="00A26924"/>
    <w:rsid w:val="00A26F4A"/>
    <w:rsid w:val="00A3230D"/>
    <w:rsid w:val="00A34B45"/>
    <w:rsid w:val="00A35493"/>
    <w:rsid w:val="00A36D9B"/>
    <w:rsid w:val="00A3750C"/>
    <w:rsid w:val="00A377B1"/>
    <w:rsid w:val="00A40476"/>
    <w:rsid w:val="00A4237E"/>
    <w:rsid w:val="00A43FEB"/>
    <w:rsid w:val="00A4409E"/>
    <w:rsid w:val="00A46490"/>
    <w:rsid w:val="00A478ED"/>
    <w:rsid w:val="00A5038E"/>
    <w:rsid w:val="00A539B4"/>
    <w:rsid w:val="00A6189E"/>
    <w:rsid w:val="00A629E2"/>
    <w:rsid w:val="00A63024"/>
    <w:rsid w:val="00A645FE"/>
    <w:rsid w:val="00A65011"/>
    <w:rsid w:val="00A67346"/>
    <w:rsid w:val="00A673AA"/>
    <w:rsid w:val="00A70D78"/>
    <w:rsid w:val="00A717F7"/>
    <w:rsid w:val="00A720FB"/>
    <w:rsid w:val="00A76929"/>
    <w:rsid w:val="00A77FBE"/>
    <w:rsid w:val="00A80ED2"/>
    <w:rsid w:val="00AA1C72"/>
    <w:rsid w:val="00AA3167"/>
    <w:rsid w:val="00AB4049"/>
    <w:rsid w:val="00AB4637"/>
    <w:rsid w:val="00AB64A6"/>
    <w:rsid w:val="00AB7673"/>
    <w:rsid w:val="00AC0DEA"/>
    <w:rsid w:val="00AC2826"/>
    <w:rsid w:val="00AC28B0"/>
    <w:rsid w:val="00AD48D3"/>
    <w:rsid w:val="00AD5087"/>
    <w:rsid w:val="00AD67B8"/>
    <w:rsid w:val="00AE31E2"/>
    <w:rsid w:val="00AE43EA"/>
    <w:rsid w:val="00AE74D6"/>
    <w:rsid w:val="00B02DD5"/>
    <w:rsid w:val="00B05E87"/>
    <w:rsid w:val="00B06882"/>
    <w:rsid w:val="00B13525"/>
    <w:rsid w:val="00B2184E"/>
    <w:rsid w:val="00B23612"/>
    <w:rsid w:val="00B25038"/>
    <w:rsid w:val="00B32A0C"/>
    <w:rsid w:val="00B3760A"/>
    <w:rsid w:val="00B42C76"/>
    <w:rsid w:val="00B454A9"/>
    <w:rsid w:val="00B45E6A"/>
    <w:rsid w:val="00B51C47"/>
    <w:rsid w:val="00B64A0E"/>
    <w:rsid w:val="00B7263B"/>
    <w:rsid w:val="00B72B23"/>
    <w:rsid w:val="00BA12BA"/>
    <w:rsid w:val="00BA2BA8"/>
    <w:rsid w:val="00BB5E17"/>
    <w:rsid w:val="00BB7DF4"/>
    <w:rsid w:val="00BC0347"/>
    <w:rsid w:val="00BC1A29"/>
    <w:rsid w:val="00BD6836"/>
    <w:rsid w:val="00BE0867"/>
    <w:rsid w:val="00BE28BC"/>
    <w:rsid w:val="00BE2F8C"/>
    <w:rsid w:val="00BE4D0F"/>
    <w:rsid w:val="00BF4BC7"/>
    <w:rsid w:val="00BF53BB"/>
    <w:rsid w:val="00BF5736"/>
    <w:rsid w:val="00BF6DF3"/>
    <w:rsid w:val="00C014E2"/>
    <w:rsid w:val="00C040B5"/>
    <w:rsid w:val="00C055A8"/>
    <w:rsid w:val="00C072A7"/>
    <w:rsid w:val="00C128E8"/>
    <w:rsid w:val="00C20339"/>
    <w:rsid w:val="00C31682"/>
    <w:rsid w:val="00C3702F"/>
    <w:rsid w:val="00C37A5D"/>
    <w:rsid w:val="00C45912"/>
    <w:rsid w:val="00C517D3"/>
    <w:rsid w:val="00C5249A"/>
    <w:rsid w:val="00C52BD5"/>
    <w:rsid w:val="00C5425B"/>
    <w:rsid w:val="00C57077"/>
    <w:rsid w:val="00C60769"/>
    <w:rsid w:val="00C615A2"/>
    <w:rsid w:val="00C62EE2"/>
    <w:rsid w:val="00C6334E"/>
    <w:rsid w:val="00C73DCC"/>
    <w:rsid w:val="00C80EF3"/>
    <w:rsid w:val="00C845A8"/>
    <w:rsid w:val="00C85E31"/>
    <w:rsid w:val="00C932BB"/>
    <w:rsid w:val="00CA49FC"/>
    <w:rsid w:val="00CA4D48"/>
    <w:rsid w:val="00CB1AE8"/>
    <w:rsid w:val="00CB4D39"/>
    <w:rsid w:val="00CC3A4A"/>
    <w:rsid w:val="00CC608D"/>
    <w:rsid w:val="00CD0173"/>
    <w:rsid w:val="00CD11F1"/>
    <w:rsid w:val="00CD1CEF"/>
    <w:rsid w:val="00CD1F9E"/>
    <w:rsid w:val="00CD55B3"/>
    <w:rsid w:val="00CE77BD"/>
    <w:rsid w:val="00CF528D"/>
    <w:rsid w:val="00D0220D"/>
    <w:rsid w:val="00D03462"/>
    <w:rsid w:val="00D125FD"/>
    <w:rsid w:val="00D27505"/>
    <w:rsid w:val="00D3479C"/>
    <w:rsid w:val="00D35A11"/>
    <w:rsid w:val="00D35DA0"/>
    <w:rsid w:val="00D4146A"/>
    <w:rsid w:val="00D4173F"/>
    <w:rsid w:val="00D42830"/>
    <w:rsid w:val="00D43F61"/>
    <w:rsid w:val="00D45E2F"/>
    <w:rsid w:val="00D501B7"/>
    <w:rsid w:val="00D51FBA"/>
    <w:rsid w:val="00D5537F"/>
    <w:rsid w:val="00D567CD"/>
    <w:rsid w:val="00D57324"/>
    <w:rsid w:val="00D6221B"/>
    <w:rsid w:val="00D7631F"/>
    <w:rsid w:val="00D772E6"/>
    <w:rsid w:val="00D82B72"/>
    <w:rsid w:val="00D930E4"/>
    <w:rsid w:val="00D93161"/>
    <w:rsid w:val="00D93D21"/>
    <w:rsid w:val="00D94F8F"/>
    <w:rsid w:val="00D969F0"/>
    <w:rsid w:val="00D97D93"/>
    <w:rsid w:val="00DA1CFA"/>
    <w:rsid w:val="00DA3544"/>
    <w:rsid w:val="00DA504D"/>
    <w:rsid w:val="00DB20D9"/>
    <w:rsid w:val="00DB4840"/>
    <w:rsid w:val="00DB493D"/>
    <w:rsid w:val="00DC1FC7"/>
    <w:rsid w:val="00DC3117"/>
    <w:rsid w:val="00DD2528"/>
    <w:rsid w:val="00DD3D9E"/>
    <w:rsid w:val="00DD559F"/>
    <w:rsid w:val="00DE0302"/>
    <w:rsid w:val="00DE10A8"/>
    <w:rsid w:val="00DE255E"/>
    <w:rsid w:val="00DE29F9"/>
    <w:rsid w:val="00DE4B43"/>
    <w:rsid w:val="00DE5A78"/>
    <w:rsid w:val="00DF0A05"/>
    <w:rsid w:val="00E03842"/>
    <w:rsid w:val="00E10558"/>
    <w:rsid w:val="00E146D5"/>
    <w:rsid w:val="00E2391D"/>
    <w:rsid w:val="00E2501B"/>
    <w:rsid w:val="00E2663D"/>
    <w:rsid w:val="00E31045"/>
    <w:rsid w:val="00E32661"/>
    <w:rsid w:val="00E346B5"/>
    <w:rsid w:val="00E35254"/>
    <w:rsid w:val="00E42FB6"/>
    <w:rsid w:val="00E55980"/>
    <w:rsid w:val="00E62118"/>
    <w:rsid w:val="00E63B31"/>
    <w:rsid w:val="00E6404B"/>
    <w:rsid w:val="00E64D3F"/>
    <w:rsid w:val="00E70EBF"/>
    <w:rsid w:val="00E716F2"/>
    <w:rsid w:val="00E76A42"/>
    <w:rsid w:val="00E80431"/>
    <w:rsid w:val="00E82027"/>
    <w:rsid w:val="00E846C5"/>
    <w:rsid w:val="00E85431"/>
    <w:rsid w:val="00E974DC"/>
    <w:rsid w:val="00EA3656"/>
    <w:rsid w:val="00EA4262"/>
    <w:rsid w:val="00EA4BBB"/>
    <w:rsid w:val="00EB14F2"/>
    <w:rsid w:val="00EB4C4C"/>
    <w:rsid w:val="00EC12D1"/>
    <w:rsid w:val="00ED245B"/>
    <w:rsid w:val="00ED604B"/>
    <w:rsid w:val="00EE052E"/>
    <w:rsid w:val="00EE102E"/>
    <w:rsid w:val="00EE562B"/>
    <w:rsid w:val="00EE6198"/>
    <w:rsid w:val="00EF5BDF"/>
    <w:rsid w:val="00EF64DC"/>
    <w:rsid w:val="00F013EB"/>
    <w:rsid w:val="00F0248D"/>
    <w:rsid w:val="00F060DB"/>
    <w:rsid w:val="00F06510"/>
    <w:rsid w:val="00F10728"/>
    <w:rsid w:val="00F1409C"/>
    <w:rsid w:val="00F24A38"/>
    <w:rsid w:val="00F35A2C"/>
    <w:rsid w:val="00F37243"/>
    <w:rsid w:val="00F374EC"/>
    <w:rsid w:val="00F4293F"/>
    <w:rsid w:val="00F449A6"/>
    <w:rsid w:val="00F47058"/>
    <w:rsid w:val="00F52946"/>
    <w:rsid w:val="00F55A47"/>
    <w:rsid w:val="00F561C9"/>
    <w:rsid w:val="00F62503"/>
    <w:rsid w:val="00F66137"/>
    <w:rsid w:val="00F66BA1"/>
    <w:rsid w:val="00F67490"/>
    <w:rsid w:val="00F71F7F"/>
    <w:rsid w:val="00F80CFD"/>
    <w:rsid w:val="00F82FC8"/>
    <w:rsid w:val="00F87019"/>
    <w:rsid w:val="00F8751B"/>
    <w:rsid w:val="00F87B77"/>
    <w:rsid w:val="00F95B3C"/>
    <w:rsid w:val="00F96B0F"/>
    <w:rsid w:val="00FA756A"/>
    <w:rsid w:val="00FB1C7D"/>
    <w:rsid w:val="00FB4A47"/>
    <w:rsid w:val="00FB7ABE"/>
    <w:rsid w:val="00FC458D"/>
    <w:rsid w:val="00FC6812"/>
    <w:rsid w:val="00FC7991"/>
    <w:rsid w:val="00FD4671"/>
    <w:rsid w:val="00FD6D76"/>
    <w:rsid w:val="00FE294F"/>
    <w:rsid w:val="00FF3592"/>
    <w:rsid w:val="00FF6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3142"/>
  <w15:chartTrackingRefBased/>
  <w15:docId w15:val="{297719CF-6BF2-4C2D-B61C-A5DB3CF1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yHead 1"/>
    <w:basedOn w:val="Normal"/>
    <w:next w:val="Normal"/>
    <w:link w:val="Heading1Char"/>
    <w:uiPriority w:val="9"/>
    <w:qFormat/>
    <w:rsid w:val="002D4A49"/>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yHead 2"/>
    <w:basedOn w:val="Normal"/>
    <w:next w:val="Normal"/>
    <w:link w:val="Heading2Char"/>
    <w:uiPriority w:val="9"/>
    <w:unhideWhenUsed/>
    <w:qFormat/>
    <w:rsid w:val="002D4A49"/>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MyHead 3"/>
    <w:basedOn w:val="Normal"/>
    <w:next w:val="Normal"/>
    <w:link w:val="Heading3Char"/>
    <w:uiPriority w:val="9"/>
    <w:unhideWhenUsed/>
    <w:qFormat/>
    <w:rsid w:val="002D4A49"/>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MyHead4"/>
    <w:basedOn w:val="Normal"/>
    <w:next w:val="Normal"/>
    <w:link w:val="Heading4Char"/>
    <w:uiPriority w:val="9"/>
    <w:unhideWhenUsed/>
    <w:qFormat/>
    <w:rsid w:val="005109F5"/>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rsid w:val="002D4A49"/>
    <w:rPr>
      <w:rFonts w:asciiTheme="majorHAnsi" w:eastAsiaTheme="majorEastAsia" w:hAnsiTheme="majorHAnsi" w:cstheme="majorBidi"/>
      <w:color w:val="1F3763" w:themeColor="accent1" w:themeShade="7F"/>
      <w:sz w:val="24"/>
      <w:szCs w:val="24"/>
    </w:rPr>
  </w:style>
  <w:style w:type="character" w:customStyle="1" w:styleId="Heading2Char">
    <w:name w:val="Heading 2 Char"/>
    <w:aliases w:val="MyHead 2 Char"/>
    <w:basedOn w:val="DefaultParagraphFont"/>
    <w:link w:val="Heading2"/>
    <w:uiPriority w:val="9"/>
    <w:rsid w:val="002D4A49"/>
    <w:rPr>
      <w:rFonts w:asciiTheme="majorHAnsi" w:eastAsiaTheme="majorEastAsia" w:hAnsiTheme="majorHAnsi" w:cstheme="majorBidi"/>
      <w:color w:val="2F5496" w:themeColor="accent1" w:themeShade="BF"/>
      <w:sz w:val="26"/>
      <w:szCs w:val="26"/>
    </w:rPr>
  </w:style>
  <w:style w:type="character" w:customStyle="1" w:styleId="Heading1Char">
    <w:name w:val="Heading 1 Char"/>
    <w:aliases w:val="MyHead 1 Char"/>
    <w:basedOn w:val="DefaultParagraphFont"/>
    <w:link w:val="Heading1"/>
    <w:uiPriority w:val="9"/>
    <w:rsid w:val="002D4A4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7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C2DB1"/>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2DB1"/>
    <w:rPr>
      <w:rFonts w:asciiTheme="majorHAnsi" w:eastAsiaTheme="majorEastAsia" w:hAnsiTheme="majorHAnsi" w:cstheme="majorBidi"/>
      <w:spacing w:val="-10"/>
      <w:kern w:val="28"/>
      <w:sz w:val="56"/>
      <w:szCs w:val="56"/>
      <w14:ligatures w14:val="standardContextual"/>
    </w:rPr>
  </w:style>
  <w:style w:type="paragraph" w:styleId="ListParagraph">
    <w:name w:val="List Paragraph"/>
    <w:basedOn w:val="Normal"/>
    <w:uiPriority w:val="34"/>
    <w:qFormat/>
    <w:rsid w:val="007D02A6"/>
    <w:pPr>
      <w:ind w:left="720"/>
      <w:contextualSpacing/>
    </w:pPr>
  </w:style>
  <w:style w:type="character" w:styleId="Hyperlink">
    <w:name w:val="Hyperlink"/>
    <w:basedOn w:val="DefaultParagraphFont"/>
    <w:uiPriority w:val="99"/>
    <w:unhideWhenUsed/>
    <w:rsid w:val="00C85E31"/>
    <w:rPr>
      <w:color w:val="0563C1" w:themeColor="hyperlink"/>
      <w:u w:val="single"/>
    </w:rPr>
  </w:style>
  <w:style w:type="character" w:styleId="UnresolvedMention">
    <w:name w:val="Unresolved Mention"/>
    <w:basedOn w:val="DefaultParagraphFont"/>
    <w:uiPriority w:val="99"/>
    <w:semiHidden/>
    <w:unhideWhenUsed/>
    <w:rsid w:val="00C85E31"/>
    <w:rPr>
      <w:color w:val="605E5C"/>
      <w:shd w:val="clear" w:color="auto" w:fill="E1DFDD"/>
    </w:rPr>
  </w:style>
  <w:style w:type="character" w:styleId="CommentReference">
    <w:name w:val="annotation reference"/>
    <w:basedOn w:val="DefaultParagraphFont"/>
    <w:uiPriority w:val="99"/>
    <w:semiHidden/>
    <w:unhideWhenUsed/>
    <w:rsid w:val="009114BF"/>
    <w:rPr>
      <w:sz w:val="16"/>
      <w:szCs w:val="16"/>
    </w:rPr>
  </w:style>
  <w:style w:type="paragraph" w:styleId="CommentText">
    <w:name w:val="annotation text"/>
    <w:basedOn w:val="Normal"/>
    <w:link w:val="CommentTextChar"/>
    <w:uiPriority w:val="99"/>
    <w:unhideWhenUsed/>
    <w:rsid w:val="009114BF"/>
    <w:pPr>
      <w:spacing w:line="240" w:lineRule="auto"/>
    </w:pPr>
    <w:rPr>
      <w:sz w:val="20"/>
      <w:szCs w:val="20"/>
    </w:rPr>
  </w:style>
  <w:style w:type="character" w:customStyle="1" w:styleId="CommentTextChar">
    <w:name w:val="Comment Text Char"/>
    <w:basedOn w:val="DefaultParagraphFont"/>
    <w:link w:val="CommentText"/>
    <w:uiPriority w:val="99"/>
    <w:rsid w:val="009114BF"/>
    <w:rPr>
      <w:sz w:val="20"/>
      <w:szCs w:val="20"/>
    </w:rPr>
  </w:style>
  <w:style w:type="paragraph" w:styleId="CommentSubject">
    <w:name w:val="annotation subject"/>
    <w:basedOn w:val="CommentText"/>
    <w:next w:val="CommentText"/>
    <w:link w:val="CommentSubjectChar"/>
    <w:uiPriority w:val="99"/>
    <w:semiHidden/>
    <w:unhideWhenUsed/>
    <w:rsid w:val="009114BF"/>
    <w:rPr>
      <w:b/>
      <w:bCs/>
    </w:rPr>
  </w:style>
  <w:style w:type="character" w:customStyle="1" w:styleId="CommentSubjectChar">
    <w:name w:val="Comment Subject Char"/>
    <w:basedOn w:val="CommentTextChar"/>
    <w:link w:val="CommentSubject"/>
    <w:uiPriority w:val="99"/>
    <w:semiHidden/>
    <w:rsid w:val="009114BF"/>
    <w:rPr>
      <w:b/>
      <w:bCs/>
      <w:sz w:val="20"/>
      <w:szCs w:val="20"/>
    </w:rPr>
  </w:style>
  <w:style w:type="paragraph" w:styleId="NormalWeb">
    <w:name w:val="Normal (Web)"/>
    <w:basedOn w:val="Normal"/>
    <w:uiPriority w:val="99"/>
    <w:semiHidden/>
    <w:unhideWhenUsed/>
    <w:rsid w:val="0055088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55088F"/>
    <w:rPr>
      <w:rFonts w:ascii="Courier New" w:eastAsia="Times New Roman" w:hAnsi="Courier New" w:cs="Courier New"/>
      <w:sz w:val="20"/>
      <w:szCs w:val="20"/>
    </w:rPr>
  </w:style>
  <w:style w:type="character" w:styleId="Emphasis">
    <w:name w:val="Emphasis"/>
    <w:basedOn w:val="DefaultParagraphFont"/>
    <w:uiPriority w:val="20"/>
    <w:qFormat/>
    <w:rsid w:val="0055088F"/>
    <w:rPr>
      <w:i/>
      <w:iCs/>
    </w:rPr>
  </w:style>
  <w:style w:type="character" w:styleId="PlaceholderText">
    <w:name w:val="Placeholder Text"/>
    <w:basedOn w:val="DefaultParagraphFont"/>
    <w:uiPriority w:val="99"/>
    <w:semiHidden/>
    <w:rsid w:val="005475DC"/>
    <w:rPr>
      <w:color w:val="666666"/>
    </w:rPr>
  </w:style>
  <w:style w:type="character" w:customStyle="1" w:styleId="Heading4Char">
    <w:name w:val="Heading 4 Char"/>
    <w:aliases w:val="MyHead4 Char"/>
    <w:basedOn w:val="DefaultParagraphFont"/>
    <w:link w:val="Heading4"/>
    <w:uiPriority w:val="9"/>
    <w:rsid w:val="005109F5"/>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0079D4"/>
    <w:pPr>
      <w:numPr>
        <w:numId w:val="0"/>
      </w:numPr>
      <w:outlineLvl w:val="9"/>
    </w:pPr>
    <w:rPr>
      <w:lang w:val="en-US"/>
    </w:rPr>
  </w:style>
  <w:style w:type="paragraph" w:styleId="TOC1">
    <w:name w:val="toc 1"/>
    <w:basedOn w:val="Normal"/>
    <w:next w:val="Normal"/>
    <w:autoRedefine/>
    <w:uiPriority w:val="39"/>
    <w:unhideWhenUsed/>
    <w:rsid w:val="000079D4"/>
    <w:pPr>
      <w:spacing w:after="100"/>
    </w:pPr>
  </w:style>
  <w:style w:type="paragraph" w:styleId="TOC2">
    <w:name w:val="toc 2"/>
    <w:basedOn w:val="Normal"/>
    <w:next w:val="Normal"/>
    <w:autoRedefine/>
    <w:uiPriority w:val="39"/>
    <w:unhideWhenUsed/>
    <w:rsid w:val="000079D4"/>
    <w:pPr>
      <w:spacing w:after="100"/>
      <w:ind w:left="220"/>
    </w:pPr>
  </w:style>
  <w:style w:type="paragraph" w:styleId="TOC3">
    <w:name w:val="toc 3"/>
    <w:basedOn w:val="Normal"/>
    <w:next w:val="Normal"/>
    <w:autoRedefine/>
    <w:uiPriority w:val="39"/>
    <w:unhideWhenUsed/>
    <w:rsid w:val="000079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5014">
      <w:bodyDiv w:val="1"/>
      <w:marLeft w:val="0"/>
      <w:marRight w:val="0"/>
      <w:marTop w:val="0"/>
      <w:marBottom w:val="0"/>
      <w:divBdr>
        <w:top w:val="none" w:sz="0" w:space="0" w:color="auto"/>
        <w:left w:val="none" w:sz="0" w:space="0" w:color="auto"/>
        <w:bottom w:val="none" w:sz="0" w:space="0" w:color="auto"/>
        <w:right w:val="none" w:sz="0" w:space="0" w:color="auto"/>
      </w:divBdr>
    </w:div>
    <w:div w:id="104081966">
      <w:bodyDiv w:val="1"/>
      <w:marLeft w:val="0"/>
      <w:marRight w:val="0"/>
      <w:marTop w:val="0"/>
      <w:marBottom w:val="0"/>
      <w:divBdr>
        <w:top w:val="none" w:sz="0" w:space="0" w:color="auto"/>
        <w:left w:val="none" w:sz="0" w:space="0" w:color="auto"/>
        <w:bottom w:val="none" w:sz="0" w:space="0" w:color="auto"/>
        <w:right w:val="none" w:sz="0" w:space="0" w:color="auto"/>
      </w:divBdr>
    </w:div>
    <w:div w:id="569119796">
      <w:bodyDiv w:val="1"/>
      <w:marLeft w:val="0"/>
      <w:marRight w:val="0"/>
      <w:marTop w:val="0"/>
      <w:marBottom w:val="0"/>
      <w:divBdr>
        <w:top w:val="none" w:sz="0" w:space="0" w:color="auto"/>
        <w:left w:val="none" w:sz="0" w:space="0" w:color="auto"/>
        <w:bottom w:val="none" w:sz="0" w:space="0" w:color="auto"/>
        <w:right w:val="none" w:sz="0" w:space="0" w:color="auto"/>
      </w:divBdr>
    </w:div>
    <w:div w:id="604730848">
      <w:bodyDiv w:val="1"/>
      <w:marLeft w:val="0"/>
      <w:marRight w:val="0"/>
      <w:marTop w:val="0"/>
      <w:marBottom w:val="0"/>
      <w:divBdr>
        <w:top w:val="none" w:sz="0" w:space="0" w:color="auto"/>
        <w:left w:val="none" w:sz="0" w:space="0" w:color="auto"/>
        <w:bottom w:val="none" w:sz="0" w:space="0" w:color="auto"/>
        <w:right w:val="none" w:sz="0" w:space="0" w:color="auto"/>
      </w:divBdr>
    </w:div>
    <w:div w:id="1258291257">
      <w:bodyDiv w:val="1"/>
      <w:marLeft w:val="0"/>
      <w:marRight w:val="0"/>
      <w:marTop w:val="0"/>
      <w:marBottom w:val="0"/>
      <w:divBdr>
        <w:top w:val="none" w:sz="0" w:space="0" w:color="auto"/>
        <w:left w:val="none" w:sz="0" w:space="0" w:color="auto"/>
        <w:bottom w:val="none" w:sz="0" w:space="0" w:color="auto"/>
        <w:right w:val="none" w:sz="0" w:space="0" w:color="auto"/>
      </w:divBdr>
    </w:div>
    <w:div w:id="1367680916">
      <w:bodyDiv w:val="1"/>
      <w:marLeft w:val="0"/>
      <w:marRight w:val="0"/>
      <w:marTop w:val="0"/>
      <w:marBottom w:val="0"/>
      <w:divBdr>
        <w:top w:val="none" w:sz="0" w:space="0" w:color="auto"/>
        <w:left w:val="none" w:sz="0" w:space="0" w:color="auto"/>
        <w:bottom w:val="none" w:sz="0" w:space="0" w:color="auto"/>
        <w:right w:val="none" w:sz="0" w:space="0" w:color="auto"/>
      </w:divBdr>
    </w:div>
    <w:div w:id="1419450479">
      <w:bodyDiv w:val="1"/>
      <w:marLeft w:val="0"/>
      <w:marRight w:val="0"/>
      <w:marTop w:val="0"/>
      <w:marBottom w:val="0"/>
      <w:divBdr>
        <w:top w:val="none" w:sz="0" w:space="0" w:color="auto"/>
        <w:left w:val="none" w:sz="0" w:space="0" w:color="auto"/>
        <w:bottom w:val="none" w:sz="0" w:space="0" w:color="auto"/>
        <w:right w:val="none" w:sz="0" w:space="0" w:color="auto"/>
      </w:divBdr>
    </w:div>
    <w:div w:id="1452899968">
      <w:bodyDiv w:val="1"/>
      <w:marLeft w:val="0"/>
      <w:marRight w:val="0"/>
      <w:marTop w:val="0"/>
      <w:marBottom w:val="0"/>
      <w:divBdr>
        <w:top w:val="none" w:sz="0" w:space="0" w:color="auto"/>
        <w:left w:val="none" w:sz="0" w:space="0" w:color="auto"/>
        <w:bottom w:val="none" w:sz="0" w:space="0" w:color="auto"/>
        <w:right w:val="none" w:sz="0" w:space="0" w:color="auto"/>
      </w:divBdr>
    </w:div>
    <w:div w:id="1610311932">
      <w:bodyDiv w:val="1"/>
      <w:marLeft w:val="0"/>
      <w:marRight w:val="0"/>
      <w:marTop w:val="0"/>
      <w:marBottom w:val="0"/>
      <w:divBdr>
        <w:top w:val="none" w:sz="0" w:space="0" w:color="auto"/>
        <w:left w:val="none" w:sz="0" w:space="0" w:color="auto"/>
        <w:bottom w:val="none" w:sz="0" w:space="0" w:color="auto"/>
        <w:right w:val="none" w:sz="0" w:space="0" w:color="auto"/>
      </w:divBdr>
    </w:div>
    <w:div w:id="178946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ndhealth.co.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expate30.github.io/rcprd/articles/Details-on-algorithms-for-extracting-specific-variables.html"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expate30.github.io/rAURUM/index.html" TargetMode="External"/><Relationship Id="rId5" Type="http://schemas.openxmlformats.org/officeDocument/2006/relationships/numbering" Target="numbering.xml"/><Relationship Id="rId15" Type="http://schemas.openxmlformats.org/officeDocument/2006/relationships/hyperlink" Target="https://dev.endhealth.co.uk/" TargetMode="External"/><Relationship Id="rId10" Type="http://schemas.openxmlformats.org/officeDocument/2006/relationships/hyperlink" Target="https://github.com/alexpate30/rcprd" TargetMode="External"/><Relationship Id="rId4" Type="http://schemas.openxmlformats.org/officeDocument/2006/relationships/customXml" Target="../customXml/item4.xml"/><Relationship Id="rId9" Type="http://schemas.openxmlformats.org/officeDocument/2006/relationships/hyperlink" Target="https://alexpate30.github.io/rcprd/articles/rcprd.html" TargetMode="External"/><Relationship Id="rId14" Type="http://schemas.openxmlformats.org/officeDocument/2006/relationships/hyperlink" Target="https://github.com/RutendoMuzambi/trends_statin_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08679AB01D2E4EB66063A29DDC378B" ma:contentTypeVersion="10" ma:contentTypeDescription="Create a new document." ma:contentTypeScope="" ma:versionID="8c535526586d6dbe876a55787de6e58c">
  <xsd:schema xmlns:xsd="http://www.w3.org/2001/XMLSchema" xmlns:xs="http://www.w3.org/2001/XMLSchema" xmlns:p="http://schemas.microsoft.com/office/2006/metadata/properties" xmlns:ns2="4dbcae70-2094-4b7a-826b-7a1e155a0cd1" targetNamespace="http://schemas.microsoft.com/office/2006/metadata/properties" ma:root="true" ma:fieldsID="52ed35807afa45fa0b0ad6ea2164b33b" ns2:_="">
    <xsd:import namespace="4dbcae70-2094-4b7a-826b-7a1e155a0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ae70-2094-4b7a-826b-7a1e155a0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bcae70-2094-4b7a-826b-7a1e155a0c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D42686-5FB9-4650-B58A-6E966744F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ae70-2094-4b7a-826b-7a1e155a0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CF4C50-10A8-4C01-B874-4ED2089C3B01}">
  <ds:schemaRefs>
    <ds:schemaRef ds:uri="http://schemas.openxmlformats.org/officeDocument/2006/bibliography"/>
  </ds:schemaRefs>
</ds:datastoreItem>
</file>

<file path=customXml/itemProps3.xml><?xml version="1.0" encoding="utf-8"?>
<ds:datastoreItem xmlns:ds="http://schemas.openxmlformats.org/officeDocument/2006/customXml" ds:itemID="{97AAAC69-10BB-441F-B1AC-CBF39E2CD2B6}">
  <ds:schemaRefs>
    <ds:schemaRef ds:uri="http://schemas.microsoft.com/sharepoint/v3/contenttype/forms"/>
  </ds:schemaRefs>
</ds:datastoreItem>
</file>

<file path=customXml/itemProps4.xml><?xml version="1.0" encoding="utf-8"?>
<ds:datastoreItem xmlns:ds="http://schemas.openxmlformats.org/officeDocument/2006/customXml" ds:itemID="{E32AB8DA-B30C-46F8-B362-0C75E79F3421}">
  <ds:schemaRefs>
    <ds:schemaRef ds:uri="http://schemas.microsoft.com/office/2006/metadata/properties"/>
    <ds:schemaRef ds:uri="http://schemas.microsoft.com/office/infopath/2007/PartnerControls"/>
    <ds:schemaRef ds:uri="4dbcae70-2094-4b7a-826b-7a1e155a0cd1"/>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23</Pages>
  <Words>15053</Words>
  <Characters>85804</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100656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264</cp:revision>
  <dcterms:created xsi:type="dcterms:W3CDTF">2025-07-03T09:13:00Z</dcterms:created>
  <dcterms:modified xsi:type="dcterms:W3CDTF">2025-09-10T10:42:00Z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http://www.zotero.org/styles/sage-vancouver</vt:lpwstr>
  </property>
  <property fmtid="{D5CDD505-2E9C-101B-9397-08002B2CF9AE}" pid="19" name="Mendeley Recent Style Name 8_1">
    <vt:lpwstr>SAGE - Vancouver</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da568b34-9ed8-3c56-b045-1f180c810098</vt:lpwstr>
  </property>
  <property fmtid="{D5CDD505-2E9C-101B-9397-08002B2CF9AE}" pid="24" name="Mendeley Citation Style_1">
    <vt:lpwstr>http://www.zotero.org/styles/sage-vancouver</vt:lpwstr>
  </property>
  <property fmtid="{D5CDD505-2E9C-101B-9397-08002B2CF9AE}" pid="25" name="ContentTypeId">
    <vt:lpwstr>0x0101008708679AB01D2E4EB66063A29DDC378B</vt:lpwstr>
  </property>
  <property fmtid="{D5CDD505-2E9C-101B-9397-08002B2CF9AE}" pid="26" name="MediaServiceImageTags">
    <vt:lpwstr/>
  </property>
</Properties>
</file>